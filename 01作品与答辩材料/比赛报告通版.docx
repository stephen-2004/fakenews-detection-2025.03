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164107811"/>
    <w:bookmarkEnd w:id="1"/>
    <w:p w14:paraId="4859EC06" w14:textId="77777777" w:rsidR="00B53220" w:rsidRDefault="00000000">
      <w:pPr>
        <w:spacing w:before="156" w:after="156"/>
        <w:rPr>
          <w:rFonts w:hint="eastAsia"/>
        </w:rPr>
      </w:pPr>
      <w:r>
        <w:rPr>
          <w:noProof/>
        </w:rPr>
        <mc:AlternateContent>
          <mc:Choice Requires="wpg">
            <w:drawing>
              <wp:anchor distT="0" distB="0" distL="114300" distR="114300" simplePos="0" relativeHeight="251660288" behindDoc="0" locked="0" layoutInCell="1" allowOverlap="1" wp14:anchorId="72648136" wp14:editId="14BDD654">
                <wp:simplePos x="0" y="0"/>
                <wp:positionH relativeFrom="column">
                  <wp:posOffset>-610235</wp:posOffset>
                </wp:positionH>
                <wp:positionV relativeFrom="paragraph">
                  <wp:posOffset>8461375</wp:posOffset>
                </wp:positionV>
                <wp:extent cx="3471545" cy="2661285"/>
                <wp:effectExtent l="552450" t="552450" r="548005" b="0"/>
                <wp:wrapNone/>
                <wp:docPr id="857430634" name="组合 22"/>
                <wp:cNvGraphicFramePr/>
                <a:graphic xmlns:a="http://schemas.openxmlformats.org/drawingml/2006/main">
                  <a:graphicData uri="http://schemas.microsoft.com/office/word/2010/wordprocessingGroup">
                    <wpg:wgp>
                      <wpg:cNvGrpSpPr/>
                      <wpg:grpSpPr>
                        <a:xfrm rot="10800000">
                          <a:off x="0" y="0"/>
                          <a:ext cx="3471545" cy="2661285"/>
                          <a:chOff x="14302" y="-1810"/>
                          <a:chExt cx="5467" cy="4191"/>
                        </a:xfrm>
                      </wpg:grpSpPr>
                      <wps:wsp>
                        <wps:cNvPr id="9" name="直角三角形 5"/>
                        <wps:cNvSpPr/>
                        <wps:spPr>
                          <a:xfrm rot="18900000">
                            <a:off x="14302" y="-1789"/>
                            <a:ext cx="4171" cy="4171"/>
                          </a:xfrm>
                          <a:prstGeom prst="rtTriangle">
                            <a:avLst/>
                          </a:prstGeom>
                          <a:solidFill>
                            <a:schemeClr val="accent4">
                              <a:lumMod val="40000"/>
                              <a:lumOff val="60000"/>
                              <a:alpha val="47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直角三角形 4"/>
                        <wps:cNvSpPr/>
                        <wps:spPr>
                          <a:xfrm rot="18900000">
                            <a:off x="15599" y="-1810"/>
                            <a:ext cx="4171" cy="4171"/>
                          </a:xfrm>
                          <a:prstGeom prst="rtTriangle">
                            <a:avLst/>
                          </a:prstGeom>
                          <a:solidFill>
                            <a:schemeClr val="accent5">
                              <a:lumMod val="60000"/>
                              <a:lumOff val="40000"/>
                              <a:alpha val="72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合 22" o:spid="_x0000_s1026" o:spt="203" style="position:absolute;left:0pt;margin-left:-48.05pt;margin-top:666.25pt;height:209.55pt;width:273.35pt;rotation:11796480f;z-index:251660288;mso-width-relative:page;mso-height-relative:page;" coordorigin="14302,-1810" coordsize="5467,4191" o:gfxdata="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">
                <o:lock v:ext="edit" aspectratio="f"/>
                <v:shape id="直角三角形 5" o:spid="_x0000_s1026" o:spt="6" type="#_x0000_t6" style="position:absolute;left:14302;top:-1789;height:4171;width:4171;rotation:-2949120f;v-text-anchor:middle;" fillcolor="#FFE699 [1303]" filled="t" stroked="f" coordsize="21600,21600" o:gfxdata="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9Sb+vQAA&#10;ANoAAAAPAAAAAAAAAAEAIAAAACIAAABkcnMvZG93bnJldi54bWxQSwECFAAUAAAACACHTuJAMy8F&#10;njsAAAA5AAAAEAAAAAAAAAABACAAAAAMAQAAZHJzL3NoYXBleG1sLnhtbFBLBQYAAAAABgAGAFsB&#10;AAC2AwAAAAA=&#10;">
                  <v:fill on="t" opacity="30801f" focussize="0,0"/>
                  <v:stroke on="f" weight="1pt" miterlimit="8" joinstyle="miter"/>
                  <v:imagedata o:title=""/>
                  <o:lock v:ext="edit" aspectratio="f"/>
                </v:shape>
                <v:shape id="直角三角形 4" o:spid="_x0000_s1026" o:spt="6" type="#_x0000_t6" style="position:absolute;left:15599;top:-1810;height:4171;width:4171;rotation:-2949120f;v-text-anchor:middle;" fillcolor="#9DC3E6 [1944]" filled="t" stroked="f" coordsize="21600,21600" o:gfxdata="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b7zfL4A&#10;AADbAAAADwAAAAAAAAABACAAAAAiAAAAZHJzL2Rvd25yZXYueG1sUEsBAhQAFAAAAAgAh07iQDMv&#10;BZ47AAAAOQAAABAAAAAAAAAAAQAgAAAADQEAAGRycy9zaGFwZXhtbC54bWxQSwUGAAAAAAYABgBb&#10;AQAAtwMAAAAA&#10;">
                  <v:fill on="t" opacity="47185f" focussize="0,0"/>
                  <v:stroke on="f" weight="1pt" miterlimit="8" joinstyle="miter"/>
                  <v:imagedata o:title=""/>
                  <o:lock v:ext="edit" aspectratio="f"/>
                </v:shape>
              </v:group>
            </w:pict>
          </mc:Fallback>
        </mc:AlternateContent>
      </w:r>
      <w:r>
        <w:rPr>
          <w:noProof/>
        </w:rPr>
        <mc:AlternateContent>
          <mc:Choice Requires="wpg">
            <w:drawing>
              <wp:anchor distT="0" distB="0" distL="114300" distR="114300" simplePos="0" relativeHeight="251659264" behindDoc="0" locked="0" layoutInCell="1" allowOverlap="1" wp14:anchorId="51D40299" wp14:editId="4D747642">
                <wp:simplePos x="0" y="0"/>
                <wp:positionH relativeFrom="column">
                  <wp:posOffset>2400300</wp:posOffset>
                </wp:positionH>
                <wp:positionV relativeFrom="paragraph">
                  <wp:posOffset>-2243455</wp:posOffset>
                </wp:positionV>
                <wp:extent cx="3471545" cy="2661285"/>
                <wp:effectExtent l="304800" t="0" r="548005" b="539115"/>
                <wp:wrapNone/>
                <wp:docPr id="1113766956" name="组合 20"/>
                <wp:cNvGraphicFramePr/>
                <a:graphic xmlns:a="http://schemas.openxmlformats.org/drawingml/2006/main">
                  <a:graphicData uri="http://schemas.microsoft.com/office/word/2010/wordprocessingGroup">
                    <wpg:wgp>
                      <wpg:cNvGrpSpPr/>
                      <wpg:grpSpPr>
                        <a:xfrm>
                          <a:off x="0" y="0"/>
                          <a:ext cx="3471545" cy="2661285"/>
                          <a:chOff x="14302" y="-1810"/>
                          <a:chExt cx="5467" cy="4191"/>
                        </a:xfrm>
                      </wpg:grpSpPr>
                      <wps:wsp>
                        <wps:cNvPr id="30" name="直角三角形 5"/>
                        <wps:cNvSpPr/>
                        <wps:spPr>
                          <a:xfrm rot="18900000">
                            <a:off x="14302" y="-1789"/>
                            <a:ext cx="4171" cy="4171"/>
                          </a:xfrm>
                          <a:prstGeom prst="rtTriangle">
                            <a:avLst/>
                          </a:prstGeom>
                          <a:solidFill>
                            <a:schemeClr val="accent4">
                              <a:lumMod val="40000"/>
                              <a:lumOff val="60000"/>
                              <a:alpha val="47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 name="直角三角形 4"/>
                        <wps:cNvSpPr/>
                        <wps:spPr>
                          <a:xfrm rot="18900000">
                            <a:off x="15599" y="-1810"/>
                            <a:ext cx="4171" cy="4171"/>
                          </a:xfrm>
                          <a:prstGeom prst="rtTriangle">
                            <a:avLst/>
                          </a:prstGeom>
                          <a:solidFill>
                            <a:schemeClr val="accent5">
                              <a:lumMod val="60000"/>
                              <a:lumOff val="40000"/>
                              <a:alpha val="72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合 20" o:spid="_x0000_s1026" o:spt="203" style="position:absolute;left:0pt;margin-left:189pt;margin-top:-176.65pt;height:209.55pt;width:273.35pt;z-index:251659264;mso-width-relative:page;mso-height-relative:page;" coordorigin="14302,-1810" coordsize="5467,4191" o:gfxdata="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">
                <o:lock v:ext="edit" aspectratio="f"/>
                <v:shape id="直角三角形 5" o:spid="_x0000_s1026" o:spt="6" type="#_x0000_t6" style="position:absolute;left:14302;top:-1789;height:4171;width:4171;rotation:-2949120f;v-text-anchor:middle;" fillcolor="#FFE699 [1303]" filled="t" stroked="f" coordsize="21600,21600" o:gfxdata="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ZpEMugAAANsA&#10;AAAPAAAAAAAAAAEAIAAAACIAAABkcnMvZG93bnJldi54bWxQSwECFAAUAAAACACHTuJAMy8FnjsA&#10;AAA5AAAAEAAAAAAAAAABACAAAAAJAQAAZHJzL3NoYXBleG1sLnhtbFBLBQYAAAAABgAGAFsBAACz&#10;AwAAAAA=&#10;">
                  <v:fill on="t" opacity="30801f" focussize="0,0"/>
                  <v:stroke on="f" weight="1pt" miterlimit="8" joinstyle="miter"/>
                  <v:imagedata o:title=""/>
                  <o:lock v:ext="edit" aspectratio="f"/>
                </v:shape>
                <v:shape id="直角三角形 4" o:spid="_x0000_s1026" o:spt="6" type="#_x0000_t6" style="position:absolute;left:15599;top:-1810;height:4171;width:4171;rotation:-2949120f;v-text-anchor:middle;" fillcolor="#9DC3E6 [1944]" filled="t" stroked="f" coordsize="21600,21600" o:gfxdata="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RwqHvQAA&#10;ANsAAAAPAAAAAAAAAAEAIAAAACIAAABkcnMvZG93bnJldi54bWxQSwECFAAUAAAACACHTuJAMy8F&#10;njsAAAA5AAAAEAAAAAAAAAABACAAAAAMAQAAZHJzL3NoYXBleG1sLnhtbFBLBQYAAAAABgAGAFsB&#10;AAC2AwAAAAA=&#10;">
                  <v:fill on="t" opacity="47185f" focussize="0,0"/>
                  <v:stroke on="f" weight="1pt" miterlimit="8" joinstyle="miter"/>
                  <v:imagedata o:title=""/>
                  <o:lock v:ext="edit" aspectratio="f"/>
                </v:shape>
              </v:group>
            </w:pict>
          </mc:Fallback>
        </mc:AlternateContent>
      </w:r>
    </w:p>
    <w:p w14:paraId="3CC07BB8" w14:textId="77777777" w:rsidR="00B53220" w:rsidRDefault="00B53220">
      <w:pPr>
        <w:spacing w:before="156" w:after="156"/>
        <w:rPr>
          <w:rFonts w:hint="eastAsia"/>
        </w:rPr>
      </w:pPr>
    </w:p>
    <w:p w14:paraId="3F571E02" w14:textId="77777777" w:rsidR="00B53220" w:rsidRDefault="00000000">
      <w:pPr>
        <w:spacing w:before="156" w:after="156"/>
        <w:rPr>
          <w:rFonts w:hint="eastAsia"/>
        </w:rPr>
      </w:pPr>
      <w:r>
        <w:rPr>
          <w:noProof/>
        </w:rPr>
        <mc:AlternateContent>
          <mc:Choice Requires="wps">
            <w:drawing>
              <wp:anchor distT="0" distB="0" distL="114300" distR="114300" simplePos="0" relativeHeight="251664384" behindDoc="0" locked="0" layoutInCell="1" allowOverlap="1" wp14:anchorId="07E9912E" wp14:editId="267344F7">
                <wp:simplePos x="0" y="0"/>
                <wp:positionH relativeFrom="column">
                  <wp:posOffset>198755</wp:posOffset>
                </wp:positionH>
                <wp:positionV relativeFrom="paragraph">
                  <wp:posOffset>121920</wp:posOffset>
                </wp:positionV>
                <wp:extent cx="5458460" cy="1578610"/>
                <wp:effectExtent l="0" t="0" r="0" b="0"/>
                <wp:wrapNone/>
                <wp:docPr id="1627520056" name="文本框 18"/>
                <wp:cNvGraphicFramePr/>
                <a:graphic xmlns:a="http://schemas.openxmlformats.org/drawingml/2006/main">
                  <a:graphicData uri="http://schemas.microsoft.com/office/word/2010/wordprocessingShape">
                    <wps:wsp>
                      <wps:cNvSpPr txBox="1"/>
                      <wps:spPr>
                        <a:xfrm>
                          <a:off x="0" y="0"/>
                          <a:ext cx="5458460" cy="1578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C2F0F" w14:textId="77777777" w:rsidR="00B53220" w:rsidRDefault="00000000">
                            <w:pPr>
                              <w:spacing w:before="156" w:after="156"/>
                              <w:jc w:val="center"/>
                              <w:rPr>
                                <w:rFonts w:ascii="微软雅黑" w:eastAsia="微软雅黑" w:hAnsi="微软雅黑" w:cs="微软雅黑" w:hint="eastAsia"/>
                                <w:color w:val="000000" w:themeColor="text1"/>
                                <w:sz w:val="144"/>
                                <w:szCs w:val="144"/>
                              </w:rPr>
                            </w:pPr>
                            <w:r>
                              <w:rPr>
                                <w:rFonts w:ascii="宋体" w:hAnsi="宋体" w:cs="宋体" w:hint="eastAsia"/>
                                <w:color w:val="000000"/>
                                <w:kern w:val="0"/>
                                <w:sz w:val="72"/>
                                <w:szCs w:val="72"/>
                                <w:lang w:bidi="ar"/>
                              </w:rPr>
                              <w:t>全国大学生信息安全竞赛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7E9912E" id="_x0000_t202" coordsize="21600,21600" o:spt="202" path="m,l,21600r21600,l21600,xe">
                <v:stroke joinstyle="miter"/>
                <v:path gradientshapeok="t" o:connecttype="rect"/>
              </v:shapetype>
              <v:shape id="文本框 18" o:spid="_x0000_s1026" type="#_x0000_t202" style="position:absolute;left:0;text-align:left;margin-left:15.65pt;margin-top:9.6pt;width:429.8pt;height:124.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" filled="f" stroked="f" strokeweight=".5pt">
                <v:textbox>
                  <w:txbxContent>
                    <w:p w14:paraId="623C2F0F" w14:textId="77777777" w:rsidR="00B53220" w:rsidRDefault="00000000">
                      <w:pPr>
                        <w:spacing w:before="156" w:after="156"/>
                        <w:jc w:val="center"/>
                        <w:rPr>
                          <w:rFonts w:ascii="微软雅黑" w:eastAsia="微软雅黑" w:hAnsi="微软雅黑" w:cs="微软雅黑" w:hint="eastAsia"/>
                          <w:color w:val="000000" w:themeColor="text1"/>
                          <w:sz w:val="144"/>
                          <w:szCs w:val="144"/>
                        </w:rPr>
                      </w:pPr>
                      <w:r>
                        <w:rPr>
                          <w:rFonts w:ascii="宋体" w:hAnsi="宋体" w:cs="宋体" w:hint="eastAsia"/>
                          <w:color w:val="000000"/>
                          <w:kern w:val="0"/>
                          <w:sz w:val="72"/>
                          <w:szCs w:val="72"/>
                          <w:lang w:bidi="ar"/>
                        </w:rPr>
                        <w:t>全国大学生信息安全竞赛</w:t>
                      </w:r>
                    </w:p>
                  </w:txbxContent>
                </v:textbox>
              </v:shape>
            </w:pict>
          </mc:Fallback>
        </mc:AlternateContent>
      </w:r>
    </w:p>
    <w:p w14:paraId="0C26F63E" w14:textId="77777777" w:rsidR="00B53220" w:rsidRDefault="00B53220">
      <w:pPr>
        <w:spacing w:before="156" w:after="156"/>
        <w:rPr>
          <w:rFonts w:hint="eastAsia"/>
        </w:rPr>
      </w:pPr>
    </w:p>
    <w:p w14:paraId="4DC14EE3" w14:textId="77777777" w:rsidR="00B53220" w:rsidRDefault="00B53220">
      <w:pPr>
        <w:spacing w:before="156" w:after="156"/>
        <w:rPr>
          <w:rFonts w:hint="eastAsia"/>
        </w:rPr>
      </w:pPr>
    </w:p>
    <w:p w14:paraId="0BFC344F" w14:textId="28E3085E" w:rsidR="00B53220" w:rsidRDefault="00103533">
      <w:pPr>
        <w:spacing w:before="156" w:after="156"/>
        <w:rPr>
          <w:rFonts w:hint="eastAsia"/>
        </w:rPr>
        <w:sectPr w:rsidR="00B53220">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62336" behindDoc="0" locked="0" layoutInCell="1" allowOverlap="1" wp14:anchorId="612624ED" wp14:editId="3CF5B5F8">
                <wp:simplePos x="0" y="0"/>
                <wp:positionH relativeFrom="column">
                  <wp:posOffset>1285875</wp:posOffset>
                </wp:positionH>
                <wp:positionV relativeFrom="paragraph">
                  <wp:posOffset>2619058</wp:posOffset>
                </wp:positionV>
                <wp:extent cx="3038475" cy="1314450"/>
                <wp:effectExtent l="0" t="0" r="0" b="0"/>
                <wp:wrapNone/>
                <wp:docPr id="161417787" name="文本框 14"/>
                <wp:cNvGraphicFramePr/>
                <a:graphic xmlns:a="http://schemas.openxmlformats.org/drawingml/2006/main">
                  <a:graphicData uri="http://schemas.microsoft.com/office/word/2010/wordprocessingShape">
                    <wps:wsp>
                      <wps:cNvSpPr txBox="1"/>
                      <wps:spPr>
                        <a:xfrm>
                          <a:off x="0" y="0"/>
                          <a:ext cx="3038475" cy="1314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BC9C16" w14:textId="3C10180E" w:rsidR="00B53220" w:rsidRDefault="00103533">
                            <w:pPr>
                              <w:spacing w:before="156" w:after="156"/>
                              <w:jc w:val="left"/>
                              <w:rPr>
                                <w:rFonts w:ascii="微软雅黑" w:eastAsia="微软雅黑" w:hAnsi="微软雅黑" w:cs="微软雅黑" w:hint="eastAsia"/>
                                <w:color w:val="000000" w:themeColor="text1"/>
                                <w:sz w:val="40"/>
                                <w:szCs w:val="40"/>
                              </w:rPr>
                            </w:pPr>
                            <w:r>
                              <w:rPr>
                                <w:rFonts w:ascii="微软雅黑" w:eastAsia="微软雅黑" w:hAnsi="微软雅黑" w:cs="微软雅黑" w:hint="eastAsia"/>
                                <w:color w:val="000000" w:themeColor="text1"/>
                                <w:sz w:val="40"/>
                                <w:szCs w:val="40"/>
                              </w:rPr>
                              <w:t>计算机设计大赛</w:t>
                            </w:r>
                            <w:r w:rsidR="00000000">
                              <w:rPr>
                                <w:rFonts w:ascii="微软雅黑" w:eastAsia="微软雅黑" w:hAnsi="微软雅黑" w:cs="微软雅黑" w:hint="eastAsia"/>
                                <w:color w:val="000000" w:themeColor="text1"/>
                                <w:sz w:val="40"/>
                                <w:szCs w:val="40"/>
                              </w:rPr>
                              <w:t>比赛文档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12624ED" id="文本框 14" o:spid="_x0000_s1027" type="#_x0000_t202" style="position:absolute;left:0;text-align:left;margin-left:101.25pt;margin-top:206.25pt;width:239.25pt;height:1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" filled="f" stroked="f" strokeweight=".5pt">
                <v:textbox>
                  <w:txbxContent>
                    <w:p w14:paraId="74BC9C16" w14:textId="3C10180E" w:rsidR="00B53220" w:rsidRDefault="00103533">
                      <w:pPr>
                        <w:spacing w:before="156" w:after="156"/>
                        <w:jc w:val="left"/>
                        <w:rPr>
                          <w:rFonts w:ascii="微软雅黑" w:eastAsia="微软雅黑" w:hAnsi="微软雅黑" w:cs="微软雅黑" w:hint="eastAsia"/>
                          <w:color w:val="000000" w:themeColor="text1"/>
                          <w:sz w:val="40"/>
                          <w:szCs w:val="40"/>
                        </w:rPr>
                      </w:pPr>
                      <w:r>
                        <w:rPr>
                          <w:rFonts w:ascii="微软雅黑" w:eastAsia="微软雅黑" w:hAnsi="微软雅黑" w:cs="微软雅黑" w:hint="eastAsia"/>
                          <w:color w:val="000000" w:themeColor="text1"/>
                          <w:sz w:val="40"/>
                          <w:szCs w:val="40"/>
                        </w:rPr>
                        <w:t>计算机设计大赛</w:t>
                      </w:r>
                      <w:r w:rsidR="00000000">
                        <w:rPr>
                          <w:rFonts w:ascii="微软雅黑" w:eastAsia="微软雅黑" w:hAnsi="微软雅黑" w:cs="微软雅黑" w:hint="eastAsia"/>
                          <w:color w:val="000000" w:themeColor="text1"/>
                          <w:sz w:val="40"/>
                          <w:szCs w:val="40"/>
                        </w:rPr>
                        <w:t>比赛文档</w:t>
                      </w:r>
                    </w:p>
                  </w:txbxContent>
                </v:textbox>
              </v:shape>
            </w:pict>
          </mc:Fallback>
        </mc:AlternateContent>
      </w:r>
      <w:r w:rsidR="00000000">
        <w:rPr>
          <w:noProof/>
        </w:rPr>
        <mc:AlternateContent>
          <mc:Choice Requires="wps">
            <w:drawing>
              <wp:anchor distT="0" distB="0" distL="114300" distR="114300" simplePos="0" relativeHeight="251665408" behindDoc="0" locked="0" layoutInCell="1" allowOverlap="1" wp14:anchorId="2F297480" wp14:editId="7B258EF6">
                <wp:simplePos x="0" y="0"/>
                <wp:positionH relativeFrom="column">
                  <wp:posOffset>610870</wp:posOffset>
                </wp:positionH>
                <wp:positionV relativeFrom="paragraph">
                  <wp:posOffset>3889375</wp:posOffset>
                </wp:positionV>
                <wp:extent cx="4171950" cy="692150"/>
                <wp:effectExtent l="0" t="0" r="0" b="0"/>
                <wp:wrapNone/>
                <wp:docPr id="1399835691" name="文本框 16"/>
                <wp:cNvGraphicFramePr/>
                <a:graphic xmlns:a="http://schemas.openxmlformats.org/drawingml/2006/main">
                  <a:graphicData uri="http://schemas.microsoft.com/office/word/2010/wordprocessingShape">
                    <wps:wsp>
                      <wps:cNvSpPr txBox="1"/>
                      <wps:spPr>
                        <a:xfrm>
                          <a:off x="0" y="0"/>
                          <a:ext cx="4171950" cy="692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9029D" w14:textId="388D68A9" w:rsidR="00B53220" w:rsidRDefault="00000000">
                            <w:pPr>
                              <w:spacing w:before="156" w:after="156"/>
                              <w:jc w:val="left"/>
                              <w:rPr>
                                <w:rFonts w:ascii="微软雅黑" w:eastAsia="微软雅黑" w:hAnsi="微软雅黑" w:cs="微软雅黑" w:hint="eastAsia"/>
                                <w:color w:val="000000" w:themeColor="text1"/>
                                <w:sz w:val="40"/>
                                <w:szCs w:val="40"/>
                              </w:rPr>
                            </w:pPr>
                            <w:r>
                              <w:rPr>
                                <w:rFonts w:ascii="微软雅黑" w:eastAsia="微软雅黑" w:hAnsi="微软雅黑" w:cs="微软雅黑" w:hint="eastAsia"/>
                                <w:color w:val="000000" w:themeColor="text1"/>
                                <w:sz w:val="40"/>
                                <w:szCs w:val="40"/>
                              </w:rPr>
                              <w:t>提交日期：</w:t>
                            </w:r>
                            <w:r>
                              <w:rPr>
                                <w:rFonts w:ascii="微软雅黑" w:eastAsia="微软雅黑" w:hAnsi="微软雅黑" w:cs="微软雅黑" w:hint="eastAsia"/>
                                <w:color w:val="000000" w:themeColor="text1"/>
                                <w:sz w:val="40"/>
                                <w:szCs w:val="40"/>
                              </w:rPr>
                              <w:t>202</w:t>
                            </w:r>
                            <w:r w:rsidR="00536104">
                              <w:rPr>
                                <w:rFonts w:ascii="微软雅黑" w:eastAsia="微软雅黑" w:hAnsi="微软雅黑" w:cs="微软雅黑" w:hint="eastAsia"/>
                                <w:color w:val="000000" w:themeColor="text1"/>
                                <w:sz w:val="40"/>
                                <w:szCs w:val="40"/>
                              </w:rPr>
                              <w:t>5</w:t>
                            </w:r>
                            <w:r>
                              <w:rPr>
                                <w:rFonts w:ascii="微软雅黑" w:eastAsia="微软雅黑" w:hAnsi="微软雅黑" w:cs="微软雅黑" w:hint="eastAsia"/>
                                <w:color w:val="000000" w:themeColor="text1"/>
                                <w:sz w:val="40"/>
                                <w:szCs w:val="40"/>
                              </w:rPr>
                              <w:t>/</w:t>
                            </w:r>
                            <w:r w:rsidR="00536104">
                              <w:rPr>
                                <w:rFonts w:ascii="微软雅黑" w:eastAsia="微软雅黑" w:hAnsi="微软雅黑" w:cs="微软雅黑" w:hint="eastAsia"/>
                                <w:color w:val="000000" w:themeColor="text1"/>
                                <w:sz w:val="40"/>
                                <w:szCs w:val="40"/>
                              </w:rPr>
                              <w:t>4</w:t>
                            </w:r>
                            <w:r>
                              <w:rPr>
                                <w:rFonts w:ascii="微软雅黑" w:eastAsia="微软雅黑" w:hAnsi="微软雅黑" w:cs="微软雅黑" w:hint="eastAsia"/>
                                <w:color w:val="000000" w:themeColor="text1"/>
                                <w:sz w:val="40"/>
                                <w:szCs w:val="40"/>
                              </w:rPr>
                              <w:t>/</w:t>
                            </w:r>
                            <w:r w:rsidR="004F3176">
                              <w:rPr>
                                <w:rFonts w:ascii="微软雅黑" w:eastAsia="微软雅黑" w:hAnsi="微软雅黑" w:cs="微软雅黑" w:hint="eastAsia"/>
                                <w:color w:val="000000" w:themeColor="text1"/>
                                <w:sz w:val="40"/>
                                <w:szCs w:val="40"/>
                              </w:rPr>
                              <w:t>1</w:t>
                            </w:r>
                            <w:r w:rsidR="00103533">
                              <w:rPr>
                                <w:rFonts w:ascii="微软雅黑" w:eastAsia="微软雅黑" w:hAnsi="微软雅黑" w:cs="微软雅黑" w:hint="eastAsia"/>
                                <w:color w:val="000000" w:themeColor="text1"/>
                                <w:sz w:val="40"/>
                                <w:szCs w:val="40"/>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297480" id="文本框 16" o:spid="_x0000_s1028" type="#_x0000_t202" style="position:absolute;left:0;text-align:left;margin-left:48.1pt;margin-top:306.25pt;width:328.5pt;height:5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" filled="f" stroked="f" strokeweight=".5pt">
                <v:textbox>
                  <w:txbxContent>
                    <w:p w14:paraId="4E69029D" w14:textId="388D68A9" w:rsidR="00B53220" w:rsidRDefault="00000000">
                      <w:pPr>
                        <w:spacing w:before="156" w:after="156"/>
                        <w:jc w:val="left"/>
                        <w:rPr>
                          <w:rFonts w:ascii="微软雅黑" w:eastAsia="微软雅黑" w:hAnsi="微软雅黑" w:cs="微软雅黑" w:hint="eastAsia"/>
                          <w:color w:val="000000" w:themeColor="text1"/>
                          <w:sz w:val="40"/>
                          <w:szCs w:val="40"/>
                        </w:rPr>
                      </w:pPr>
                      <w:r>
                        <w:rPr>
                          <w:rFonts w:ascii="微软雅黑" w:eastAsia="微软雅黑" w:hAnsi="微软雅黑" w:cs="微软雅黑" w:hint="eastAsia"/>
                          <w:color w:val="000000" w:themeColor="text1"/>
                          <w:sz w:val="40"/>
                          <w:szCs w:val="40"/>
                        </w:rPr>
                        <w:t>提交日期：</w:t>
                      </w:r>
                      <w:r>
                        <w:rPr>
                          <w:rFonts w:ascii="微软雅黑" w:eastAsia="微软雅黑" w:hAnsi="微软雅黑" w:cs="微软雅黑" w:hint="eastAsia"/>
                          <w:color w:val="000000" w:themeColor="text1"/>
                          <w:sz w:val="40"/>
                          <w:szCs w:val="40"/>
                        </w:rPr>
                        <w:t>202</w:t>
                      </w:r>
                      <w:r w:rsidR="00536104">
                        <w:rPr>
                          <w:rFonts w:ascii="微软雅黑" w:eastAsia="微软雅黑" w:hAnsi="微软雅黑" w:cs="微软雅黑" w:hint="eastAsia"/>
                          <w:color w:val="000000" w:themeColor="text1"/>
                          <w:sz w:val="40"/>
                          <w:szCs w:val="40"/>
                        </w:rPr>
                        <w:t>5</w:t>
                      </w:r>
                      <w:r>
                        <w:rPr>
                          <w:rFonts w:ascii="微软雅黑" w:eastAsia="微软雅黑" w:hAnsi="微软雅黑" w:cs="微软雅黑" w:hint="eastAsia"/>
                          <w:color w:val="000000" w:themeColor="text1"/>
                          <w:sz w:val="40"/>
                          <w:szCs w:val="40"/>
                        </w:rPr>
                        <w:t>/</w:t>
                      </w:r>
                      <w:r w:rsidR="00536104">
                        <w:rPr>
                          <w:rFonts w:ascii="微软雅黑" w:eastAsia="微软雅黑" w:hAnsi="微软雅黑" w:cs="微软雅黑" w:hint="eastAsia"/>
                          <w:color w:val="000000" w:themeColor="text1"/>
                          <w:sz w:val="40"/>
                          <w:szCs w:val="40"/>
                        </w:rPr>
                        <w:t>4</w:t>
                      </w:r>
                      <w:r>
                        <w:rPr>
                          <w:rFonts w:ascii="微软雅黑" w:eastAsia="微软雅黑" w:hAnsi="微软雅黑" w:cs="微软雅黑" w:hint="eastAsia"/>
                          <w:color w:val="000000" w:themeColor="text1"/>
                          <w:sz w:val="40"/>
                          <w:szCs w:val="40"/>
                        </w:rPr>
                        <w:t>/</w:t>
                      </w:r>
                      <w:r w:rsidR="004F3176">
                        <w:rPr>
                          <w:rFonts w:ascii="微软雅黑" w:eastAsia="微软雅黑" w:hAnsi="微软雅黑" w:cs="微软雅黑" w:hint="eastAsia"/>
                          <w:color w:val="000000" w:themeColor="text1"/>
                          <w:sz w:val="40"/>
                          <w:szCs w:val="40"/>
                        </w:rPr>
                        <w:t>1</w:t>
                      </w:r>
                      <w:r w:rsidR="00103533">
                        <w:rPr>
                          <w:rFonts w:ascii="微软雅黑" w:eastAsia="微软雅黑" w:hAnsi="微软雅黑" w:cs="微软雅黑" w:hint="eastAsia"/>
                          <w:color w:val="000000" w:themeColor="text1"/>
                          <w:sz w:val="40"/>
                          <w:szCs w:val="40"/>
                        </w:rPr>
                        <w:t>3</w:t>
                      </w:r>
                    </w:p>
                  </w:txbxContent>
                </v:textbox>
              </v:shape>
            </w:pict>
          </mc:Fallback>
        </mc:AlternateContent>
      </w:r>
      <w:r w:rsidR="00000000">
        <w:rPr>
          <w:noProof/>
        </w:rPr>
        <mc:AlternateContent>
          <mc:Choice Requires="wps">
            <w:drawing>
              <wp:anchor distT="0" distB="0" distL="114300" distR="114300" simplePos="0" relativeHeight="251661312" behindDoc="0" locked="0" layoutInCell="1" allowOverlap="1" wp14:anchorId="7A4F79B8" wp14:editId="55FD8978">
                <wp:simplePos x="0" y="0"/>
                <wp:positionH relativeFrom="column">
                  <wp:posOffset>-196850</wp:posOffset>
                </wp:positionH>
                <wp:positionV relativeFrom="paragraph">
                  <wp:posOffset>531495</wp:posOffset>
                </wp:positionV>
                <wp:extent cx="6245225" cy="1990090"/>
                <wp:effectExtent l="0" t="0" r="0" b="0"/>
                <wp:wrapNone/>
                <wp:docPr id="2090737469" name="文本框 12"/>
                <wp:cNvGraphicFramePr/>
                <a:graphic xmlns:a="http://schemas.openxmlformats.org/drawingml/2006/main">
                  <a:graphicData uri="http://schemas.microsoft.com/office/word/2010/wordprocessingShape">
                    <wps:wsp>
                      <wps:cNvSpPr txBox="1"/>
                      <wps:spPr>
                        <a:xfrm>
                          <a:off x="0" y="0"/>
                          <a:ext cx="6245225" cy="19900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433943" w14:textId="438880B3" w:rsidR="00B53220" w:rsidRDefault="00000000">
                            <w:pPr>
                              <w:widowControl/>
                              <w:spacing w:before="156" w:after="156"/>
                              <w:jc w:val="center"/>
                              <w:rPr>
                                <w:rFonts w:ascii="宋体" w:hAnsi="宋体" w:cs="宋体" w:hint="eastAsia"/>
                                <w:color w:val="000000"/>
                                <w:kern w:val="0"/>
                                <w:sz w:val="72"/>
                                <w:szCs w:val="72"/>
                                <w:lang w:bidi="ar"/>
                              </w:rPr>
                            </w:pPr>
                            <w:r>
                              <w:rPr>
                                <w:rFonts w:ascii="宋体" w:hAnsi="宋体" w:cs="宋体" w:hint="eastAsia"/>
                                <w:color w:val="000000"/>
                                <w:kern w:val="0"/>
                                <w:sz w:val="72"/>
                                <w:szCs w:val="72"/>
                                <w:lang w:bidi="ar"/>
                              </w:rPr>
                              <w:t>基于社会背景的</w:t>
                            </w:r>
                            <w:r>
                              <w:rPr>
                                <w:rFonts w:ascii="宋体" w:hAnsi="宋体" w:cs="宋体" w:hint="eastAsia"/>
                                <w:color w:val="000000"/>
                                <w:kern w:val="0"/>
                                <w:sz w:val="72"/>
                                <w:szCs w:val="72"/>
                                <w:lang w:bidi="ar"/>
                              </w:rPr>
                              <w:br/>
                            </w:r>
                            <w:r w:rsidR="00536104">
                              <w:rPr>
                                <w:rFonts w:ascii="宋体" w:hAnsi="宋体" w:cs="宋体" w:hint="eastAsia"/>
                                <w:color w:val="000000"/>
                                <w:kern w:val="0"/>
                                <w:sz w:val="72"/>
                                <w:szCs w:val="72"/>
                                <w:lang w:bidi="ar"/>
                              </w:rPr>
                              <w:t>虚假短视频新闻检测系统</w:t>
                            </w:r>
                          </w:p>
                          <w:p w14:paraId="07F87D89" w14:textId="77777777" w:rsidR="00B53220" w:rsidRDefault="00000000">
                            <w:pPr>
                              <w:widowControl/>
                              <w:spacing w:before="156" w:after="156"/>
                              <w:jc w:val="center"/>
                              <w:rPr>
                                <w:rFonts w:ascii="Times New Roman" w:hAnsi="Times New Roman"/>
                                <w:color w:val="000000"/>
                                <w:kern w:val="0"/>
                                <w:sz w:val="28"/>
                                <w:szCs w:val="28"/>
                                <w:lang w:bidi="ar"/>
                              </w:rPr>
                            </w:pPr>
                            <w:r>
                              <w:rPr>
                                <w:rFonts w:ascii="Times New Roman" w:hAnsi="Times New Roman"/>
                                <w:color w:val="000000"/>
                                <w:kern w:val="0"/>
                                <w:sz w:val="28"/>
                                <w:szCs w:val="28"/>
                                <w:lang w:bidi="ar"/>
                              </w:rPr>
                              <w:t>[A news detection system for short video platforms based on social background]</w:t>
                            </w:r>
                          </w:p>
                          <w:p w14:paraId="62F4B21B" w14:textId="77777777" w:rsidR="00B53220" w:rsidRDefault="00B53220">
                            <w:pPr>
                              <w:widowControl/>
                              <w:spacing w:before="156" w:after="156"/>
                              <w:jc w:val="center"/>
                              <w:rPr>
                                <w:rFonts w:ascii="宋体" w:hAnsi="宋体" w:cs="宋体" w:hint="eastAsia"/>
                                <w:color w:val="000000"/>
                                <w:kern w:val="0"/>
                                <w:sz w:val="52"/>
                                <w:szCs w:val="52"/>
                                <w:lang w:bidi="ar"/>
                              </w:rPr>
                            </w:pPr>
                          </w:p>
                          <w:p w14:paraId="60619EA2" w14:textId="77777777" w:rsidR="00B53220" w:rsidRDefault="00B53220">
                            <w:pPr>
                              <w:spacing w:before="156" w:after="156"/>
                              <w:jc w:val="center"/>
                              <w:rPr>
                                <w:rFonts w:hint="eastAsia"/>
                                <w:sz w:val="48"/>
                                <w:szCs w:val="4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4F79B8" id="文本框 12" o:spid="_x0000_s1029" type="#_x0000_t202" style="position:absolute;left:0;text-align:left;margin-left:-15.5pt;margin-top:41.85pt;width:491.75pt;height:156.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" filled="f" stroked="f" strokeweight=".5pt">
                <v:textbox>
                  <w:txbxContent>
                    <w:p w14:paraId="22433943" w14:textId="438880B3" w:rsidR="00B53220" w:rsidRDefault="00000000">
                      <w:pPr>
                        <w:widowControl/>
                        <w:spacing w:before="156" w:after="156"/>
                        <w:jc w:val="center"/>
                        <w:rPr>
                          <w:rFonts w:ascii="宋体" w:hAnsi="宋体" w:cs="宋体" w:hint="eastAsia"/>
                          <w:color w:val="000000"/>
                          <w:kern w:val="0"/>
                          <w:sz w:val="72"/>
                          <w:szCs w:val="72"/>
                          <w:lang w:bidi="ar"/>
                        </w:rPr>
                      </w:pPr>
                      <w:r>
                        <w:rPr>
                          <w:rFonts w:ascii="宋体" w:hAnsi="宋体" w:cs="宋体" w:hint="eastAsia"/>
                          <w:color w:val="000000"/>
                          <w:kern w:val="0"/>
                          <w:sz w:val="72"/>
                          <w:szCs w:val="72"/>
                          <w:lang w:bidi="ar"/>
                        </w:rPr>
                        <w:t>基于社会背景的</w:t>
                      </w:r>
                      <w:r>
                        <w:rPr>
                          <w:rFonts w:ascii="宋体" w:hAnsi="宋体" w:cs="宋体" w:hint="eastAsia"/>
                          <w:color w:val="000000"/>
                          <w:kern w:val="0"/>
                          <w:sz w:val="72"/>
                          <w:szCs w:val="72"/>
                          <w:lang w:bidi="ar"/>
                        </w:rPr>
                        <w:br/>
                      </w:r>
                      <w:r w:rsidR="00536104">
                        <w:rPr>
                          <w:rFonts w:ascii="宋体" w:hAnsi="宋体" w:cs="宋体" w:hint="eastAsia"/>
                          <w:color w:val="000000"/>
                          <w:kern w:val="0"/>
                          <w:sz w:val="72"/>
                          <w:szCs w:val="72"/>
                          <w:lang w:bidi="ar"/>
                        </w:rPr>
                        <w:t>虚假短视频新闻检测系统</w:t>
                      </w:r>
                    </w:p>
                    <w:p w14:paraId="07F87D89" w14:textId="77777777" w:rsidR="00B53220" w:rsidRDefault="00000000">
                      <w:pPr>
                        <w:widowControl/>
                        <w:spacing w:before="156" w:after="156"/>
                        <w:jc w:val="center"/>
                        <w:rPr>
                          <w:rFonts w:ascii="Times New Roman" w:hAnsi="Times New Roman"/>
                          <w:color w:val="000000"/>
                          <w:kern w:val="0"/>
                          <w:sz w:val="28"/>
                          <w:szCs w:val="28"/>
                          <w:lang w:bidi="ar"/>
                        </w:rPr>
                      </w:pPr>
                      <w:r>
                        <w:rPr>
                          <w:rFonts w:ascii="Times New Roman" w:hAnsi="Times New Roman"/>
                          <w:color w:val="000000"/>
                          <w:kern w:val="0"/>
                          <w:sz w:val="28"/>
                          <w:szCs w:val="28"/>
                          <w:lang w:bidi="ar"/>
                        </w:rPr>
                        <w:t>[A news detection system for short video platforms based on social background]</w:t>
                      </w:r>
                    </w:p>
                    <w:p w14:paraId="62F4B21B" w14:textId="77777777" w:rsidR="00B53220" w:rsidRDefault="00B53220">
                      <w:pPr>
                        <w:widowControl/>
                        <w:spacing w:before="156" w:after="156"/>
                        <w:jc w:val="center"/>
                        <w:rPr>
                          <w:rFonts w:ascii="宋体" w:hAnsi="宋体" w:cs="宋体" w:hint="eastAsia"/>
                          <w:color w:val="000000"/>
                          <w:kern w:val="0"/>
                          <w:sz w:val="52"/>
                          <w:szCs w:val="52"/>
                          <w:lang w:bidi="ar"/>
                        </w:rPr>
                      </w:pPr>
                    </w:p>
                    <w:p w14:paraId="60619EA2" w14:textId="77777777" w:rsidR="00B53220" w:rsidRDefault="00B53220">
                      <w:pPr>
                        <w:spacing w:before="156" w:after="156"/>
                        <w:jc w:val="center"/>
                        <w:rPr>
                          <w:rFonts w:hint="eastAsia"/>
                          <w:sz w:val="48"/>
                          <w:szCs w:val="44"/>
                        </w:rPr>
                      </w:pPr>
                    </w:p>
                  </w:txbxContent>
                </v:textbox>
              </v:shape>
            </w:pict>
          </mc:Fallback>
        </mc:AlternateContent>
      </w:r>
      <w:r w:rsidR="00000000">
        <w:rPr>
          <w:noProof/>
        </w:rPr>
        <mc:AlternateContent>
          <mc:Choice Requires="wps">
            <w:drawing>
              <wp:anchor distT="0" distB="0" distL="114300" distR="114300" simplePos="0" relativeHeight="251663360" behindDoc="0" locked="0" layoutInCell="1" allowOverlap="1" wp14:anchorId="7A8FA3B8" wp14:editId="7388D5F5">
                <wp:simplePos x="0" y="0"/>
                <wp:positionH relativeFrom="column">
                  <wp:posOffset>3411220</wp:posOffset>
                </wp:positionH>
                <wp:positionV relativeFrom="paragraph">
                  <wp:posOffset>5412105</wp:posOffset>
                </wp:positionV>
                <wp:extent cx="2345690" cy="903605"/>
                <wp:effectExtent l="0" t="0" r="0" b="0"/>
                <wp:wrapNone/>
                <wp:docPr id="1738888911" name="文本框 10"/>
                <wp:cNvGraphicFramePr/>
                <a:graphic xmlns:a="http://schemas.openxmlformats.org/drawingml/2006/main">
                  <a:graphicData uri="http://schemas.microsoft.com/office/word/2010/wordprocessingShape">
                    <wps:wsp>
                      <wps:cNvSpPr txBox="1"/>
                      <wps:spPr>
                        <a:xfrm>
                          <a:off x="0" y="0"/>
                          <a:ext cx="2345690" cy="903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89E58" w14:textId="77777777" w:rsidR="00B53220" w:rsidRDefault="00000000">
                            <w:pPr>
                              <w:spacing w:before="156" w:after="156"/>
                              <w:jc w:val="right"/>
                              <w:rPr>
                                <w:rFonts w:ascii="微软雅黑" w:eastAsia="微软雅黑" w:hAnsi="微软雅黑" w:cs="微软雅黑" w:hint="eastAsia"/>
                                <w:color w:val="595959" w:themeColor="text1" w:themeTint="A6"/>
                                <w:sz w:val="28"/>
                                <w:szCs w:val="28"/>
                              </w:rPr>
                            </w:pPr>
                            <w:r>
                              <w:rPr>
                                <w:rFonts w:ascii="微软雅黑" w:eastAsia="微软雅黑" w:hAnsi="微软雅黑" w:cs="微软雅黑" w:hint="eastAsia"/>
                                <w:color w:val="595959" w:themeColor="text1" w:themeTint="A6"/>
                                <w:sz w:val="28"/>
                                <w:szCs w:val="28"/>
                              </w:rPr>
                              <w:t>队伍：得吃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8FA3B8" id="文本框 10" o:spid="_x0000_s1030" type="#_x0000_t202" style="position:absolute;left:0;text-align:left;margin-left:268.6pt;margin-top:426.15pt;width:184.7pt;height:71.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" filled="f" stroked="f" strokeweight=".5pt">
                <v:textbox>
                  <w:txbxContent>
                    <w:p w14:paraId="1B589E58" w14:textId="77777777" w:rsidR="00B53220" w:rsidRDefault="00000000">
                      <w:pPr>
                        <w:spacing w:before="156" w:after="156"/>
                        <w:jc w:val="right"/>
                        <w:rPr>
                          <w:rFonts w:ascii="微软雅黑" w:eastAsia="微软雅黑" w:hAnsi="微软雅黑" w:cs="微软雅黑" w:hint="eastAsia"/>
                          <w:color w:val="595959" w:themeColor="text1" w:themeTint="A6"/>
                          <w:sz w:val="28"/>
                          <w:szCs w:val="28"/>
                        </w:rPr>
                      </w:pPr>
                      <w:r>
                        <w:rPr>
                          <w:rFonts w:ascii="微软雅黑" w:eastAsia="微软雅黑" w:hAnsi="微软雅黑" w:cs="微软雅黑" w:hint="eastAsia"/>
                          <w:color w:val="595959" w:themeColor="text1" w:themeTint="A6"/>
                          <w:sz w:val="28"/>
                          <w:szCs w:val="28"/>
                        </w:rPr>
                        <w:t>队伍：得吃</w:t>
                      </w:r>
                    </w:p>
                  </w:txbxContent>
                </v:textbox>
              </v:shape>
            </w:pict>
          </mc:Fallback>
        </mc:AlternateContent>
      </w:r>
    </w:p>
    <w:sdt>
      <w:sdtPr>
        <w:rPr>
          <w:rFonts w:asciiTheme="minorHAnsi" w:eastAsia="宋体" w:hAnsiTheme="minorHAnsi" w:cs="Times New Roman"/>
          <w:color w:val="auto"/>
          <w:kern w:val="2"/>
          <w:sz w:val="24"/>
          <w:szCs w:val="22"/>
          <w:lang w:val="zh-CN"/>
        </w:rPr>
        <w:id w:val="-358659133"/>
        <w:docPartObj>
          <w:docPartGallery w:val="Table of Contents"/>
          <w:docPartUnique/>
        </w:docPartObj>
      </w:sdtPr>
      <w:sdtEndPr>
        <w:rPr>
          <w:b/>
          <w:bCs/>
        </w:rPr>
      </w:sdtEndPr>
      <w:sdtContent>
        <w:p w14:paraId="588BCD93" w14:textId="34B62848" w:rsidR="004965F3" w:rsidRPr="004C7594" w:rsidRDefault="004C7594" w:rsidP="004C7594">
          <w:pPr>
            <w:pStyle w:val="TOC"/>
            <w:spacing w:before="156" w:after="156"/>
            <w:jc w:val="center"/>
            <w:rPr>
              <w:rFonts w:ascii="宋体" w:eastAsia="宋体" w:hAnsi="宋体" w:hint="eastAsia"/>
              <w:b/>
              <w:bCs/>
              <w:color w:val="auto"/>
            </w:rPr>
          </w:pPr>
          <w:r w:rsidRPr="004C7594">
            <w:rPr>
              <w:rFonts w:ascii="宋体" w:eastAsia="宋体" w:hAnsi="宋体" w:hint="eastAsia"/>
              <w:b/>
              <w:bCs/>
              <w:color w:val="auto"/>
              <w:lang w:val="zh-CN"/>
            </w:rPr>
            <w:t>目录</w:t>
          </w:r>
        </w:p>
        <w:p w14:paraId="5F2657BF" w14:textId="69E1E2F6" w:rsidR="00FC1225" w:rsidRDefault="004965F3">
          <w:pPr>
            <w:pStyle w:val="TOC1"/>
            <w:tabs>
              <w:tab w:val="right" w:leader="dot" w:pos="8296"/>
            </w:tabs>
            <w:spacing w:before="156" w:after="156"/>
            <w:rPr>
              <w:rFonts w:eastAsiaTheme="minorEastAsia" w:cstheme="minorBidi" w:hint="eastAsia"/>
              <w:noProof/>
              <w:sz w:val="21"/>
              <w14:ligatures w14:val="standardContextual"/>
            </w:rPr>
          </w:pPr>
          <w:r w:rsidRPr="004C7594">
            <w:rPr>
              <w:rFonts w:ascii="宋体" w:hAnsi="宋体"/>
              <w:b/>
              <w:bCs/>
              <w:sz w:val="28"/>
              <w:szCs w:val="28"/>
            </w:rPr>
            <w:fldChar w:fldCharType="begin"/>
          </w:r>
          <w:r w:rsidRPr="004C7594">
            <w:rPr>
              <w:rFonts w:ascii="宋体" w:hAnsi="宋体"/>
              <w:b/>
              <w:bCs/>
              <w:sz w:val="28"/>
              <w:szCs w:val="28"/>
            </w:rPr>
            <w:instrText xml:space="preserve"> TOC \o "1-3" \h \z \u </w:instrText>
          </w:r>
          <w:r w:rsidRPr="004C7594">
            <w:rPr>
              <w:rFonts w:ascii="宋体" w:hAnsi="宋体"/>
              <w:b/>
              <w:bCs/>
              <w:sz w:val="28"/>
              <w:szCs w:val="28"/>
            </w:rPr>
            <w:fldChar w:fldCharType="separate"/>
          </w:r>
          <w:hyperlink w:anchor="_Toc174289658" w:history="1">
            <w:r w:rsidR="00FC1225" w:rsidRPr="00183B2E">
              <w:rPr>
                <w:rStyle w:val="af1"/>
                <w:noProof/>
              </w:rPr>
              <w:t>摘要</w:t>
            </w:r>
            <w:r w:rsidR="00FC1225">
              <w:rPr>
                <w:noProof/>
                <w:webHidden/>
              </w:rPr>
              <w:tab/>
            </w:r>
            <w:r w:rsidR="00FC1225">
              <w:rPr>
                <w:noProof/>
                <w:webHidden/>
              </w:rPr>
              <w:fldChar w:fldCharType="begin"/>
            </w:r>
            <w:r w:rsidR="00FC1225">
              <w:rPr>
                <w:noProof/>
                <w:webHidden/>
              </w:rPr>
              <w:instrText xml:space="preserve"> PAGEREF _Toc174289658 \h </w:instrText>
            </w:r>
            <w:r w:rsidR="00FC1225">
              <w:rPr>
                <w:noProof/>
                <w:webHidden/>
              </w:rPr>
            </w:r>
            <w:r w:rsidR="00FC1225">
              <w:rPr>
                <w:noProof/>
                <w:webHidden/>
              </w:rPr>
              <w:fldChar w:fldCharType="separate"/>
            </w:r>
            <w:r w:rsidR="00704D4D">
              <w:rPr>
                <w:noProof/>
                <w:webHidden/>
              </w:rPr>
              <w:t>1</w:t>
            </w:r>
            <w:r w:rsidR="00FC1225">
              <w:rPr>
                <w:noProof/>
                <w:webHidden/>
              </w:rPr>
              <w:fldChar w:fldCharType="end"/>
            </w:r>
          </w:hyperlink>
        </w:p>
        <w:p w14:paraId="5D011EDD" w14:textId="6A0A2B1C" w:rsidR="00FC1225" w:rsidRDefault="00FC1225">
          <w:pPr>
            <w:pStyle w:val="TOC1"/>
            <w:tabs>
              <w:tab w:val="right" w:leader="dot" w:pos="8296"/>
            </w:tabs>
            <w:spacing w:before="156" w:after="156"/>
            <w:rPr>
              <w:rFonts w:eastAsiaTheme="minorEastAsia" w:cstheme="minorBidi" w:hint="eastAsia"/>
              <w:noProof/>
              <w:sz w:val="21"/>
              <w14:ligatures w14:val="standardContextual"/>
            </w:rPr>
          </w:pPr>
          <w:hyperlink w:anchor="_Toc174289659" w:history="1">
            <w:r w:rsidRPr="00183B2E">
              <w:rPr>
                <w:rStyle w:val="af1"/>
                <w:noProof/>
              </w:rPr>
              <w:t>第一章</w:t>
            </w:r>
            <w:r w:rsidRPr="00183B2E">
              <w:rPr>
                <w:rStyle w:val="af1"/>
                <w:noProof/>
              </w:rPr>
              <w:t xml:space="preserve"> </w:t>
            </w:r>
            <w:r w:rsidRPr="00183B2E">
              <w:rPr>
                <w:rStyle w:val="af1"/>
                <w:noProof/>
              </w:rPr>
              <w:t>作品概述</w:t>
            </w:r>
            <w:r>
              <w:rPr>
                <w:noProof/>
                <w:webHidden/>
              </w:rPr>
              <w:tab/>
            </w:r>
            <w:r>
              <w:rPr>
                <w:noProof/>
                <w:webHidden/>
              </w:rPr>
              <w:fldChar w:fldCharType="begin"/>
            </w:r>
            <w:r>
              <w:rPr>
                <w:noProof/>
                <w:webHidden/>
              </w:rPr>
              <w:instrText xml:space="preserve"> PAGEREF _Toc174289659 \h </w:instrText>
            </w:r>
            <w:r>
              <w:rPr>
                <w:noProof/>
                <w:webHidden/>
              </w:rPr>
            </w:r>
            <w:r>
              <w:rPr>
                <w:noProof/>
                <w:webHidden/>
              </w:rPr>
              <w:fldChar w:fldCharType="separate"/>
            </w:r>
            <w:r w:rsidR="00704D4D">
              <w:rPr>
                <w:noProof/>
                <w:webHidden/>
              </w:rPr>
              <w:t>3</w:t>
            </w:r>
            <w:r>
              <w:rPr>
                <w:noProof/>
                <w:webHidden/>
              </w:rPr>
              <w:fldChar w:fldCharType="end"/>
            </w:r>
          </w:hyperlink>
        </w:p>
        <w:p w14:paraId="0F09F462" w14:textId="4EBD82FD"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60" w:history="1">
            <w:r w:rsidRPr="00183B2E">
              <w:rPr>
                <w:rStyle w:val="af1"/>
                <w:noProof/>
              </w:rPr>
              <w:t xml:space="preserve">1.1 </w:t>
            </w:r>
            <w:r w:rsidRPr="00183B2E">
              <w:rPr>
                <w:rStyle w:val="af1"/>
                <w:noProof/>
              </w:rPr>
              <w:t>研究背景和意义</w:t>
            </w:r>
            <w:r>
              <w:rPr>
                <w:noProof/>
                <w:webHidden/>
              </w:rPr>
              <w:tab/>
            </w:r>
            <w:r>
              <w:rPr>
                <w:noProof/>
                <w:webHidden/>
              </w:rPr>
              <w:fldChar w:fldCharType="begin"/>
            </w:r>
            <w:r>
              <w:rPr>
                <w:noProof/>
                <w:webHidden/>
              </w:rPr>
              <w:instrText xml:space="preserve"> PAGEREF _Toc174289660 \h </w:instrText>
            </w:r>
            <w:r>
              <w:rPr>
                <w:noProof/>
                <w:webHidden/>
              </w:rPr>
            </w:r>
            <w:r>
              <w:rPr>
                <w:noProof/>
                <w:webHidden/>
              </w:rPr>
              <w:fldChar w:fldCharType="separate"/>
            </w:r>
            <w:r w:rsidR="00704D4D">
              <w:rPr>
                <w:noProof/>
                <w:webHidden/>
              </w:rPr>
              <w:t>3</w:t>
            </w:r>
            <w:r>
              <w:rPr>
                <w:noProof/>
                <w:webHidden/>
              </w:rPr>
              <w:fldChar w:fldCharType="end"/>
            </w:r>
          </w:hyperlink>
        </w:p>
        <w:p w14:paraId="0BF0FCE4" w14:textId="3891306D"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61" w:history="1">
            <w:r w:rsidRPr="00183B2E">
              <w:rPr>
                <w:rStyle w:val="af1"/>
                <w:noProof/>
              </w:rPr>
              <w:t xml:space="preserve">1.2 </w:t>
            </w:r>
            <w:r w:rsidRPr="00183B2E">
              <w:rPr>
                <w:rStyle w:val="af1"/>
                <w:noProof/>
              </w:rPr>
              <w:t>研究历史和现状</w:t>
            </w:r>
            <w:r>
              <w:rPr>
                <w:noProof/>
                <w:webHidden/>
              </w:rPr>
              <w:tab/>
            </w:r>
            <w:r>
              <w:rPr>
                <w:noProof/>
                <w:webHidden/>
              </w:rPr>
              <w:fldChar w:fldCharType="begin"/>
            </w:r>
            <w:r>
              <w:rPr>
                <w:noProof/>
                <w:webHidden/>
              </w:rPr>
              <w:instrText xml:space="preserve"> PAGEREF _Toc174289661 \h </w:instrText>
            </w:r>
            <w:r>
              <w:rPr>
                <w:noProof/>
                <w:webHidden/>
              </w:rPr>
            </w:r>
            <w:r>
              <w:rPr>
                <w:noProof/>
                <w:webHidden/>
              </w:rPr>
              <w:fldChar w:fldCharType="separate"/>
            </w:r>
            <w:r w:rsidR="00704D4D">
              <w:rPr>
                <w:noProof/>
                <w:webHidden/>
              </w:rPr>
              <w:t>5</w:t>
            </w:r>
            <w:r>
              <w:rPr>
                <w:noProof/>
                <w:webHidden/>
              </w:rPr>
              <w:fldChar w:fldCharType="end"/>
            </w:r>
          </w:hyperlink>
        </w:p>
        <w:p w14:paraId="37226D87" w14:textId="23BAB1DC"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62" w:history="1">
            <w:r w:rsidRPr="00183B2E">
              <w:rPr>
                <w:rStyle w:val="af1"/>
                <w:bCs/>
                <w:noProof/>
              </w:rPr>
              <w:t xml:space="preserve">1.2.1 </w:t>
            </w:r>
            <w:r w:rsidRPr="00183B2E">
              <w:rPr>
                <w:rStyle w:val="af1"/>
                <w:bCs/>
                <w:noProof/>
              </w:rPr>
              <w:t>数据集层面</w:t>
            </w:r>
            <w:r>
              <w:rPr>
                <w:noProof/>
                <w:webHidden/>
              </w:rPr>
              <w:tab/>
            </w:r>
            <w:r>
              <w:rPr>
                <w:noProof/>
                <w:webHidden/>
              </w:rPr>
              <w:fldChar w:fldCharType="begin"/>
            </w:r>
            <w:r>
              <w:rPr>
                <w:noProof/>
                <w:webHidden/>
              </w:rPr>
              <w:instrText xml:space="preserve"> PAGEREF _Toc174289662 \h </w:instrText>
            </w:r>
            <w:r>
              <w:rPr>
                <w:noProof/>
                <w:webHidden/>
              </w:rPr>
            </w:r>
            <w:r>
              <w:rPr>
                <w:noProof/>
                <w:webHidden/>
              </w:rPr>
              <w:fldChar w:fldCharType="separate"/>
            </w:r>
            <w:r w:rsidR="00704D4D">
              <w:rPr>
                <w:noProof/>
                <w:webHidden/>
              </w:rPr>
              <w:t>5</w:t>
            </w:r>
            <w:r>
              <w:rPr>
                <w:noProof/>
                <w:webHidden/>
              </w:rPr>
              <w:fldChar w:fldCharType="end"/>
            </w:r>
          </w:hyperlink>
        </w:p>
        <w:p w14:paraId="3ED09E72" w14:textId="3506205C"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63" w:history="1">
            <w:r w:rsidRPr="00183B2E">
              <w:rPr>
                <w:rStyle w:val="af1"/>
                <w:noProof/>
              </w:rPr>
              <w:t xml:space="preserve">1.2.2 </w:t>
            </w:r>
            <w:r w:rsidRPr="00183B2E">
              <w:rPr>
                <w:rStyle w:val="af1"/>
                <w:noProof/>
              </w:rPr>
              <w:t>技术层面</w:t>
            </w:r>
            <w:r>
              <w:rPr>
                <w:noProof/>
                <w:webHidden/>
              </w:rPr>
              <w:tab/>
            </w:r>
            <w:r>
              <w:rPr>
                <w:noProof/>
                <w:webHidden/>
              </w:rPr>
              <w:fldChar w:fldCharType="begin"/>
            </w:r>
            <w:r>
              <w:rPr>
                <w:noProof/>
                <w:webHidden/>
              </w:rPr>
              <w:instrText xml:space="preserve"> PAGEREF _Toc174289663 \h </w:instrText>
            </w:r>
            <w:r>
              <w:rPr>
                <w:noProof/>
                <w:webHidden/>
              </w:rPr>
            </w:r>
            <w:r>
              <w:rPr>
                <w:noProof/>
                <w:webHidden/>
              </w:rPr>
              <w:fldChar w:fldCharType="separate"/>
            </w:r>
            <w:r w:rsidR="00704D4D">
              <w:rPr>
                <w:noProof/>
                <w:webHidden/>
              </w:rPr>
              <w:t>6</w:t>
            </w:r>
            <w:r>
              <w:rPr>
                <w:noProof/>
                <w:webHidden/>
              </w:rPr>
              <w:fldChar w:fldCharType="end"/>
            </w:r>
          </w:hyperlink>
        </w:p>
        <w:p w14:paraId="645B636A" w14:textId="706A31B2"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64" w:history="1">
            <w:r w:rsidRPr="00183B2E">
              <w:rPr>
                <w:rStyle w:val="af1"/>
                <w:noProof/>
              </w:rPr>
              <w:t xml:space="preserve">1.3 </w:t>
            </w:r>
            <w:r w:rsidRPr="00183B2E">
              <w:rPr>
                <w:rStyle w:val="af1"/>
                <w:noProof/>
              </w:rPr>
              <w:t>研究内容</w:t>
            </w:r>
            <w:r>
              <w:rPr>
                <w:noProof/>
                <w:webHidden/>
              </w:rPr>
              <w:tab/>
            </w:r>
            <w:r>
              <w:rPr>
                <w:noProof/>
                <w:webHidden/>
              </w:rPr>
              <w:fldChar w:fldCharType="begin"/>
            </w:r>
            <w:r>
              <w:rPr>
                <w:noProof/>
                <w:webHidden/>
              </w:rPr>
              <w:instrText xml:space="preserve"> PAGEREF _Toc174289664 \h </w:instrText>
            </w:r>
            <w:r>
              <w:rPr>
                <w:noProof/>
                <w:webHidden/>
              </w:rPr>
            </w:r>
            <w:r>
              <w:rPr>
                <w:noProof/>
                <w:webHidden/>
              </w:rPr>
              <w:fldChar w:fldCharType="separate"/>
            </w:r>
            <w:r w:rsidR="00704D4D">
              <w:rPr>
                <w:noProof/>
                <w:webHidden/>
              </w:rPr>
              <w:t>6</w:t>
            </w:r>
            <w:r>
              <w:rPr>
                <w:noProof/>
                <w:webHidden/>
              </w:rPr>
              <w:fldChar w:fldCharType="end"/>
            </w:r>
          </w:hyperlink>
        </w:p>
        <w:p w14:paraId="2101B7D8" w14:textId="1B4CB158" w:rsidR="00FC1225" w:rsidRDefault="00FC1225">
          <w:pPr>
            <w:pStyle w:val="TOC1"/>
            <w:tabs>
              <w:tab w:val="right" w:leader="dot" w:pos="8296"/>
            </w:tabs>
            <w:spacing w:before="156" w:after="156"/>
            <w:rPr>
              <w:rFonts w:eastAsiaTheme="minorEastAsia" w:cstheme="minorBidi" w:hint="eastAsia"/>
              <w:noProof/>
              <w:sz w:val="21"/>
              <w14:ligatures w14:val="standardContextual"/>
            </w:rPr>
          </w:pPr>
          <w:hyperlink w:anchor="_Toc174289665" w:history="1">
            <w:r w:rsidRPr="00183B2E">
              <w:rPr>
                <w:rStyle w:val="af1"/>
                <w:noProof/>
              </w:rPr>
              <w:t>第二章</w:t>
            </w:r>
            <w:r w:rsidRPr="00183B2E">
              <w:rPr>
                <w:rStyle w:val="af1"/>
                <w:noProof/>
              </w:rPr>
              <w:t xml:space="preserve"> </w:t>
            </w:r>
            <w:r w:rsidRPr="00183B2E">
              <w:rPr>
                <w:rStyle w:val="af1"/>
                <w:noProof/>
              </w:rPr>
              <w:t>作品设计与实现</w:t>
            </w:r>
            <w:r>
              <w:rPr>
                <w:noProof/>
                <w:webHidden/>
              </w:rPr>
              <w:tab/>
            </w:r>
            <w:r>
              <w:rPr>
                <w:noProof/>
                <w:webHidden/>
              </w:rPr>
              <w:fldChar w:fldCharType="begin"/>
            </w:r>
            <w:r>
              <w:rPr>
                <w:noProof/>
                <w:webHidden/>
              </w:rPr>
              <w:instrText xml:space="preserve"> PAGEREF _Toc174289665 \h </w:instrText>
            </w:r>
            <w:r>
              <w:rPr>
                <w:noProof/>
                <w:webHidden/>
              </w:rPr>
            </w:r>
            <w:r>
              <w:rPr>
                <w:noProof/>
                <w:webHidden/>
              </w:rPr>
              <w:fldChar w:fldCharType="separate"/>
            </w:r>
            <w:r w:rsidR="00704D4D">
              <w:rPr>
                <w:noProof/>
                <w:webHidden/>
              </w:rPr>
              <w:t>9</w:t>
            </w:r>
            <w:r>
              <w:rPr>
                <w:noProof/>
                <w:webHidden/>
              </w:rPr>
              <w:fldChar w:fldCharType="end"/>
            </w:r>
          </w:hyperlink>
        </w:p>
        <w:p w14:paraId="59F6A73E" w14:textId="1A807427"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66" w:history="1">
            <w:r w:rsidRPr="00183B2E">
              <w:rPr>
                <w:rStyle w:val="af1"/>
                <w:noProof/>
              </w:rPr>
              <w:t xml:space="preserve">2.1 </w:t>
            </w:r>
            <w:r w:rsidRPr="00183B2E">
              <w:rPr>
                <w:rStyle w:val="af1"/>
                <w:noProof/>
              </w:rPr>
              <w:t>作品设计思路与想法</w:t>
            </w:r>
            <w:r>
              <w:rPr>
                <w:noProof/>
                <w:webHidden/>
              </w:rPr>
              <w:tab/>
            </w:r>
            <w:r>
              <w:rPr>
                <w:noProof/>
                <w:webHidden/>
              </w:rPr>
              <w:fldChar w:fldCharType="begin"/>
            </w:r>
            <w:r>
              <w:rPr>
                <w:noProof/>
                <w:webHidden/>
              </w:rPr>
              <w:instrText xml:space="preserve"> PAGEREF _Toc174289666 \h </w:instrText>
            </w:r>
            <w:r>
              <w:rPr>
                <w:noProof/>
                <w:webHidden/>
              </w:rPr>
            </w:r>
            <w:r>
              <w:rPr>
                <w:noProof/>
                <w:webHidden/>
              </w:rPr>
              <w:fldChar w:fldCharType="separate"/>
            </w:r>
            <w:r w:rsidR="00704D4D">
              <w:rPr>
                <w:noProof/>
                <w:webHidden/>
              </w:rPr>
              <w:t>9</w:t>
            </w:r>
            <w:r>
              <w:rPr>
                <w:noProof/>
                <w:webHidden/>
              </w:rPr>
              <w:fldChar w:fldCharType="end"/>
            </w:r>
          </w:hyperlink>
        </w:p>
        <w:p w14:paraId="667AE431" w14:textId="5F65FF39"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67" w:history="1">
            <w:r w:rsidRPr="00183B2E">
              <w:rPr>
                <w:rStyle w:val="af1"/>
                <w:noProof/>
              </w:rPr>
              <w:t xml:space="preserve">2.1.1 </w:t>
            </w:r>
            <w:r w:rsidRPr="00183B2E">
              <w:rPr>
                <w:rStyle w:val="af1"/>
                <w:noProof/>
              </w:rPr>
              <w:t>文本信息分析</w:t>
            </w:r>
            <w:r>
              <w:rPr>
                <w:noProof/>
                <w:webHidden/>
              </w:rPr>
              <w:tab/>
            </w:r>
            <w:r>
              <w:rPr>
                <w:noProof/>
                <w:webHidden/>
              </w:rPr>
              <w:fldChar w:fldCharType="begin"/>
            </w:r>
            <w:r>
              <w:rPr>
                <w:noProof/>
                <w:webHidden/>
              </w:rPr>
              <w:instrText xml:space="preserve"> PAGEREF _Toc174289667 \h </w:instrText>
            </w:r>
            <w:r>
              <w:rPr>
                <w:noProof/>
                <w:webHidden/>
              </w:rPr>
            </w:r>
            <w:r>
              <w:rPr>
                <w:noProof/>
                <w:webHidden/>
              </w:rPr>
              <w:fldChar w:fldCharType="separate"/>
            </w:r>
            <w:r w:rsidR="00704D4D">
              <w:rPr>
                <w:noProof/>
                <w:webHidden/>
              </w:rPr>
              <w:t>9</w:t>
            </w:r>
            <w:r>
              <w:rPr>
                <w:noProof/>
                <w:webHidden/>
              </w:rPr>
              <w:fldChar w:fldCharType="end"/>
            </w:r>
          </w:hyperlink>
        </w:p>
        <w:p w14:paraId="13911082" w14:textId="6F9772CA"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68" w:history="1">
            <w:r w:rsidRPr="00183B2E">
              <w:rPr>
                <w:rStyle w:val="af1"/>
                <w:noProof/>
              </w:rPr>
              <w:t xml:space="preserve">2.1.2 </w:t>
            </w:r>
            <w:r w:rsidRPr="00183B2E">
              <w:rPr>
                <w:rStyle w:val="af1"/>
                <w:noProof/>
              </w:rPr>
              <w:t>视频信息分析</w:t>
            </w:r>
            <w:r>
              <w:rPr>
                <w:noProof/>
                <w:webHidden/>
              </w:rPr>
              <w:tab/>
            </w:r>
            <w:r>
              <w:rPr>
                <w:noProof/>
                <w:webHidden/>
              </w:rPr>
              <w:fldChar w:fldCharType="begin"/>
            </w:r>
            <w:r>
              <w:rPr>
                <w:noProof/>
                <w:webHidden/>
              </w:rPr>
              <w:instrText xml:space="preserve"> PAGEREF _Toc174289668 \h </w:instrText>
            </w:r>
            <w:r>
              <w:rPr>
                <w:noProof/>
                <w:webHidden/>
              </w:rPr>
            </w:r>
            <w:r>
              <w:rPr>
                <w:noProof/>
                <w:webHidden/>
              </w:rPr>
              <w:fldChar w:fldCharType="separate"/>
            </w:r>
            <w:r w:rsidR="00704D4D">
              <w:rPr>
                <w:noProof/>
                <w:webHidden/>
              </w:rPr>
              <w:t>9</w:t>
            </w:r>
            <w:r>
              <w:rPr>
                <w:noProof/>
                <w:webHidden/>
              </w:rPr>
              <w:fldChar w:fldCharType="end"/>
            </w:r>
          </w:hyperlink>
        </w:p>
        <w:p w14:paraId="3F330380" w14:textId="66B32E4B"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69" w:history="1">
            <w:r w:rsidRPr="00183B2E">
              <w:rPr>
                <w:rStyle w:val="af1"/>
                <w:noProof/>
              </w:rPr>
              <w:t xml:space="preserve">2.1.3 </w:t>
            </w:r>
            <w:r w:rsidRPr="00183B2E">
              <w:rPr>
                <w:rStyle w:val="af1"/>
                <w:noProof/>
              </w:rPr>
              <w:t>音频信息分析</w:t>
            </w:r>
            <w:r>
              <w:rPr>
                <w:noProof/>
                <w:webHidden/>
              </w:rPr>
              <w:tab/>
            </w:r>
            <w:r>
              <w:rPr>
                <w:noProof/>
                <w:webHidden/>
              </w:rPr>
              <w:fldChar w:fldCharType="begin"/>
            </w:r>
            <w:r>
              <w:rPr>
                <w:noProof/>
                <w:webHidden/>
              </w:rPr>
              <w:instrText xml:space="preserve"> PAGEREF _Toc174289669 \h </w:instrText>
            </w:r>
            <w:r>
              <w:rPr>
                <w:noProof/>
                <w:webHidden/>
              </w:rPr>
            </w:r>
            <w:r>
              <w:rPr>
                <w:noProof/>
                <w:webHidden/>
              </w:rPr>
              <w:fldChar w:fldCharType="separate"/>
            </w:r>
            <w:r w:rsidR="00704D4D">
              <w:rPr>
                <w:noProof/>
                <w:webHidden/>
              </w:rPr>
              <w:t>9</w:t>
            </w:r>
            <w:r>
              <w:rPr>
                <w:noProof/>
                <w:webHidden/>
              </w:rPr>
              <w:fldChar w:fldCharType="end"/>
            </w:r>
          </w:hyperlink>
        </w:p>
        <w:p w14:paraId="231A08CA" w14:textId="016EBC05"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70" w:history="1">
            <w:r w:rsidRPr="00183B2E">
              <w:rPr>
                <w:rStyle w:val="af1"/>
                <w:noProof/>
              </w:rPr>
              <w:t xml:space="preserve">2.1.4 </w:t>
            </w:r>
            <w:r w:rsidRPr="00183B2E">
              <w:rPr>
                <w:rStyle w:val="af1"/>
                <w:noProof/>
              </w:rPr>
              <w:t>社会背景</w:t>
            </w:r>
            <w:r w:rsidRPr="00183B2E">
              <w:rPr>
                <w:rStyle w:val="af1"/>
                <w:noProof/>
              </w:rPr>
              <w:t>&amp;</w:t>
            </w:r>
            <w:r w:rsidRPr="00183B2E">
              <w:rPr>
                <w:rStyle w:val="af1"/>
                <w:noProof/>
              </w:rPr>
              <w:t>用户属性信息分析</w:t>
            </w:r>
            <w:r>
              <w:rPr>
                <w:noProof/>
                <w:webHidden/>
              </w:rPr>
              <w:tab/>
            </w:r>
            <w:r>
              <w:rPr>
                <w:noProof/>
                <w:webHidden/>
              </w:rPr>
              <w:fldChar w:fldCharType="begin"/>
            </w:r>
            <w:r>
              <w:rPr>
                <w:noProof/>
                <w:webHidden/>
              </w:rPr>
              <w:instrText xml:space="preserve"> PAGEREF _Toc174289670 \h </w:instrText>
            </w:r>
            <w:r>
              <w:rPr>
                <w:noProof/>
                <w:webHidden/>
              </w:rPr>
            </w:r>
            <w:r>
              <w:rPr>
                <w:noProof/>
                <w:webHidden/>
              </w:rPr>
              <w:fldChar w:fldCharType="separate"/>
            </w:r>
            <w:r w:rsidR="00704D4D">
              <w:rPr>
                <w:noProof/>
                <w:webHidden/>
              </w:rPr>
              <w:t>10</w:t>
            </w:r>
            <w:r>
              <w:rPr>
                <w:noProof/>
                <w:webHidden/>
              </w:rPr>
              <w:fldChar w:fldCharType="end"/>
            </w:r>
          </w:hyperlink>
        </w:p>
        <w:p w14:paraId="38CFE535" w14:textId="61E21857"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71" w:history="1">
            <w:r w:rsidRPr="00183B2E">
              <w:rPr>
                <w:rStyle w:val="af1"/>
                <w:noProof/>
              </w:rPr>
              <w:t xml:space="preserve">2.2 </w:t>
            </w:r>
            <w:r w:rsidRPr="00183B2E">
              <w:rPr>
                <w:rStyle w:val="af1"/>
                <w:noProof/>
              </w:rPr>
              <w:t>系统架构</w:t>
            </w:r>
            <w:r>
              <w:rPr>
                <w:noProof/>
                <w:webHidden/>
              </w:rPr>
              <w:tab/>
            </w:r>
            <w:r>
              <w:rPr>
                <w:noProof/>
                <w:webHidden/>
              </w:rPr>
              <w:fldChar w:fldCharType="begin"/>
            </w:r>
            <w:r>
              <w:rPr>
                <w:noProof/>
                <w:webHidden/>
              </w:rPr>
              <w:instrText xml:space="preserve"> PAGEREF _Toc174289671 \h </w:instrText>
            </w:r>
            <w:r>
              <w:rPr>
                <w:noProof/>
                <w:webHidden/>
              </w:rPr>
            </w:r>
            <w:r>
              <w:rPr>
                <w:noProof/>
                <w:webHidden/>
              </w:rPr>
              <w:fldChar w:fldCharType="separate"/>
            </w:r>
            <w:r w:rsidR="00704D4D">
              <w:rPr>
                <w:noProof/>
                <w:webHidden/>
              </w:rPr>
              <w:t>10</w:t>
            </w:r>
            <w:r>
              <w:rPr>
                <w:noProof/>
                <w:webHidden/>
              </w:rPr>
              <w:fldChar w:fldCharType="end"/>
            </w:r>
          </w:hyperlink>
        </w:p>
        <w:p w14:paraId="1A98E218" w14:textId="7E0DC721"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72" w:history="1">
            <w:r w:rsidRPr="00183B2E">
              <w:rPr>
                <w:rStyle w:val="af1"/>
                <w:noProof/>
              </w:rPr>
              <w:t xml:space="preserve">2.2.1 </w:t>
            </w:r>
            <w:r w:rsidRPr="00183B2E">
              <w:rPr>
                <w:rStyle w:val="af1"/>
                <w:noProof/>
              </w:rPr>
              <w:t>总体架构</w:t>
            </w:r>
            <w:r>
              <w:rPr>
                <w:noProof/>
                <w:webHidden/>
              </w:rPr>
              <w:tab/>
            </w:r>
            <w:r>
              <w:rPr>
                <w:noProof/>
                <w:webHidden/>
              </w:rPr>
              <w:fldChar w:fldCharType="begin"/>
            </w:r>
            <w:r>
              <w:rPr>
                <w:noProof/>
                <w:webHidden/>
              </w:rPr>
              <w:instrText xml:space="preserve"> PAGEREF _Toc174289672 \h </w:instrText>
            </w:r>
            <w:r>
              <w:rPr>
                <w:noProof/>
                <w:webHidden/>
              </w:rPr>
            </w:r>
            <w:r>
              <w:rPr>
                <w:noProof/>
                <w:webHidden/>
              </w:rPr>
              <w:fldChar w:fldCharType="separate"/>
            </w:r>
            <w:r w:rsidR="00704D4D">
              <w:rPr>
                <w:noProof/>
                <w:webHidden/>
              </w:rPr>
              <w:t>10</w:t>
            </w:r>
            <w:r>
              <w:rPr>
                <w:noProof/>
                <w:webHidden/>
              </w:rPr>
              <w:fldChar w:fldCharType="end"/>
            </w:r>
          </w:hyperlink>
        </w:p>
        <w:p w14:paraId="76268344" w14:textId="7446B143"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73" w:history="1">
            <w:r w:rsidRPr="00183B2E">
              <w:rPr>
                <w:rStyle w:val="af1"/>
                <w:noProof/>
              </w:rPr>
              <w:t xml:space="preserve">2.2.2 </w:t>
            </w:r>
            <w:r w:rsidRPr="00183B2E">
              <w:rPr>
                <w:rStyle w:val="af1"/>
                <w:noProof/>
              </w:rPr>
              <w:t>前端部分</w:t>
            </w:r>
            <w:r>
              <w:rPr>
                <w:noProof/>
                <w:webHidden/>
              </w:rPr>
              <w:tab/>
            </w:r>
            <w:r>
              <w:rPr>
                <w:noProof/>
                <w:webHidden/>
              </w:rPr>
              <w:fldChar w:fldCharType="begin"/>
            </w:r>
            <w:r>
              <w:rPr>
                <w:noProof/>
                <w:webHidden/>
              </w:rPr>
              <w:instrText xml:space="preserve"> PAGEREF _Toc174289673 \h </w:instrText>
            </w:r>
            <w:r>
              <w:rPr>
                <w:noProof/>
                <w:webHidden/>
              </w:rPr>
            </w:r>
            <w:r>
              <w:rPr>
                <w:noProof/>
                <w:webHidden/>
              </w:rPr>
              <w:fldChar w:fldCharType="separate"/>
            </w:r>
            <w:r w:rsidR="00704D4D">
              <w:rPr>
                <w:noProof/>
                <w:webHidden/>
              </w:rPr>
              <w:t>11</w:t>
            </w:r>
            <w:r>
              <w:rPr>
                <w:noProof/>
                <w:webHidden/>
              </w:rPr>
              <w:fldChar w:fldCharType="end"/>
            </w:r>
          </w:hyperlink>
        </w:p>
        <w:p w14:paraId="3E86ABA8" w14:textId="0CFE6CAF"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74" w:history="1">
            <w:r w:rsidRPr="00183B2E">
              <w:rPr>
                <w:rStyle w:val="af1"/>
                <w:noProof/>
              </w:rPr>
              <w:t xml:space="preserve">2.2.3 </w:t>
            </w:r>
            <w:r w:rsidRPr="00183B2E">
              <w:rPr>
                <w:rStyle w:val="af1"/>
                <w:noProof/>
              </w:rPr>
              <w:t>后端部分</w:t>
            </w:r>
            <w:r>
              <w:rPr>
                <w:noProof/>
                <w:webHidden/>
              </w:rPr>
              <w:tab/>
            </w:r>
            <w:r>
              <w:rPr>
                <w:noProof/>
                <w:webHidden/>
              </w:rPr>
              <w:fldChar w:fldCharType="begin"/>
            </w:r>
            <w:r>
              <w:rPr>
                <w:noProof/>
                <w:webHidden/>
              </w:rPr>
              <w:instrText xml:space="preserve"> PAGEREF _Toc174289674 \h </w:instrText>
            </w:r>
            <w:r>
              <w:rPr>
                <w:noProof/>
                <w:webHidden/>
              </w:rPr>
            </w:r>
            <w:r>
              <w:rPr>
                <w:noProof/>
                <w:webHidden/>
              </w:rPr>
              <w:fldChar w:fldCharType="separate"/>
            </w:r>
            <w:r w:rsidR="00704D4D">
              <w:rPr>
                <w:noProof/>
                <w:webHidden/>
              </w:rPr>
              <w:t>14</w:t>
            </w:r>
            <w:r>
              <w:rPr>
                <w:noProof/>
                <w:webHidden/>
              </w:rPr>
              <w:fldChar w:fldCharType="end"/>
            </w:r>
          </w:hyperlink>
        </w:p>
        <w:p w14:paraId="4F7431DC" w14:textId="4BD4A993"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75" w:history="1">
            <w:r w:rsidRPr="00183B2E">
              <w:rPr>
                <w:rStyle w:val="af1"/>
                <w:noProof/>
              </w:rPr>
              <w:t xml:space="preserve">2.2.4 </w:t>
            </w:r>
            <w:r w:rsidRPr="00183B2E">
              <w:rPr>
                <w:rStyle w:val="af1"/>
                <w:noProof/>
              </w:rPr>
              <w:t>前端后端的交互</w:t>
            </w:r>
            <w:r>
              <w:rPr>
                <w:noProof/>
                <w:webHidden/>
              </w:rPr>
              <w:tab/>
            </w:r>
            <w:r>
              <w:rPr>
                <w:noProof/>
                <w:webHidden/>
              </w:rPr>
              <w:fldChar w:fldCharType="begin"/>
            </w:r>
            <w:r>
              <w:rPr>
                <w:noProof/>
                <w:webHidden/>
              </w:rPr>
              <w:instrText xml:space="preserve"> PAGEREF _Toc174289675 \h </w:instrText>
            </w:r>
            <w:r>
              <w:rPr>
                <w:noProof/>
                <w:webHidden/>
              </w:rPr>
            </w:r>
            <w:r>
              <w:rPr>
                <w:noProof/>
                <w:webHidden/>
              </w:rPr>
              <w:fldChar w:fldCharType="separate"/>
            </w:r>
            <w:r w:rsidR="00704D4D">
              <w:rPr>
                <w:noProof/>
                <w:webHidden/>
              </w:rPr>
              <w:t>14</w:t>
            </w:r>
            <w:r>
              <w:rPr>
                <w:noProof/>
                <w:webHidden/>
              </w:rPr>
              <w:fldChar w:fldCharType="end"/>
            </w:r>
          </w:hyperlink>
        </w:p>
        <w:p w14:paraId="37A998FE" w14:textId="318C9A2B"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76" w:history="1">
            <w:r w:rsidRPr="00183B2E">
              <w:rPr>
                <w:rStyle w:val="af1"/>
                <w:noProof/>
              </w:rPr>
              <w:t xml:space="preserve">2.3 </w:t>
            </w:r>
            <w:r w:rsidRPr="00183B2E">
              <w:rPr>
                <w:rStyle w:val="af1"/>
                <w:noProof/>
              </w:rPr>
              <w:t>提出的解决方案与实现细节（系统模型架构设计</w:t>
            </w:r>
            <w:r w:rsidRPr="00183B2E">
              <w:rPr>
                <w:rStyle w:val="af1"/>
                <w:noProof/>
              </w:rPr>
              <w:t xml:space="preserve"> </w:t>
            </w:r>
            <w:r w:rsidRPr="00183B2E">
              <w:rPr>
                <w:rStyle w:val="af1"/>
                <w:noProof/>
              </w:rPr>
              <w:t>）</w:t>
            </w:r>
            <w:r>
              <w:rPr>
                <w:noProof/>
                <w:webHidden/>
              </w:rPr>
              <w:tab/>
            </w:r>
            <w:r>
              <w:rPr>
                <w:noProof/>
                <w:webHidden/>
              </w:rPr>
              <w:fldChar w:fldCharType="begin"/>
            </w:r>
            <w:r>
              <w:rPr>
                <w:noProof/>
                <w:webHidden/>
              </w:rPr>
              <w:instrText xml:space="preserve"> PAGEREF _Toc174289676 \h </w:instrText>
            </w:r>
            <w:r>
              <w:rPr>
                <w:noProof/>
                <w:webHidden/>
              </w:rPr>
            </w:r>
            <w:r>
              <w:rPr>
                <w:noProof/>
                <w:webHidden/>
              </w:rPr>
              <w:fldChar w:fldCharType="separate"/>
            </w:r>
            <w:r w:rsidR="00704D4D">
              <w:rPr>
                <w:noProof/>
                <w:webHidden/>
              </w:rPr>
              <w:t>14</w:t>
            </w:r>
            <w:r>
              <w:rPr>
                <w:noProof/>
                <w:webHidden/>
              </w:rPr>
              <w:fldChar w:fldCharType="end"/>
            </w:r>
          </w:hyperlink>
        </w:p>
        <w:p w14:paraId="005F1A79" w14:textId="0FCC31BF"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77" w:history="1">
            <w:r w:rsidRPr="00183B2E">
              <w:rPr>
                <w:rStyle w:val="af1"/>
                <w:noProof/>
              </w:rPr>
              <w:t>2.3.1  SV-Shield</w:t>
            </w:r>
            <w:r w:rsidRPr="00183B2E">
              <w:rPr>
                <w:rStyle w:val="af1"/>
                <w:noProof/>
              </w:rPr>
              <w:t>架构</w:t>
            </w:r>
            <w:r>
              <w:rPr>
                <w:noProof/>
                <w:webHidden/>
              </w:rPr>
              <w:tab/>
            </w:r>
            <w:r>
              <w:rPr>
                <w:noProof/>
                <w:webHidden/>
              </w:rPr>
              <w:fldChar w:fldCharType="begin"/>
            </w:r>
            <w:r>
              <w:rPr>
                <w:noProof/>
                <w:webHidden/>
              </w:rPr>
              <w:instrText xml:space="preserve"> PAGEREF _Toc174289677 \h </w:instrText>
            </w:r>
            <w:r>
              <w:rPr>
                <w:noProof/>
                <w:webHidden/>
              </w:rPr>
            </w:r>
            <w:r>
              <w:rPr>
                <w:noProof/>
                <w:webHidden/>
              </w:rPr>
              <w:fldChar w:fldCharType="separate"/>
            </w:r>
            <w:r w:rsidR="00704D4D">
              <w:rPr>
                <w:noProof/>
                <w:webHidden/>
              </w:rPr>
              <w:t>14</w:t>
            </w:r>
            <w:r>
              <w:rPr>
                <w:noProof/>
                <w:webHidden/>
              </w:rPr>
              <w:fldChar w:fldCharType="end"/>
            </w:r>
          </w:hyperlink>
        </w:p>
        <w:p w14:paraId="5B875166" w14:textId="04239324"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78" w:history="1">
            <w:r w:rsidRPr="00183B2E">
              <w:rPr>
                <w:rStyle w:val="af1"/>
                <w:noProof/>
              </w:rPr>
              <w:t xml:space="preserve">2.3.2 </w:t>
            </w:r>
            <w:r w:rsidRPr="00183B2E">
              <w:rPr>
                <w:rStyle w:val="af1"/>
                <w:noProof/>
              </w:rPr>
              <w:t>标题和文本检测</w:t>
            </w:r>
            <w:r w:rsidRPr="00183B2E">
              <w:rPr>
                <w:rStyle w:val="af1"/>
                <w:noProof/>
              </w:rPr>
              <w:t>——BERT</w:t>
            </w:r>
            <w:r w:rsidRPr="00183B2E">
              <w:rPr>
                <w:rStyle w:val="af1"/>
                <w:noProof/>
              </w:rPr>
              <w:t>模型</w:t>
            </w:r>
            <w:r>
              <w:rPr>
                <w:noProof/>
                <w:webHidden/>
              </w:rPr>
              <w:tab/>
            </w:r>
            <w:r>
              <w:rPr>
                <w:noProof/>
                <w:webHidden/>
              </w:rPr>
              <w:fldChar w:fldCharType="begin"/>
            </w:r>
            <w:r>
              <w:rPr>
                <w:noProof/>
                <w:webHidden/>
              </w:rPr>
              <w:instrText xml:space="preserve"> PAGEREF _Toc174289678 \h </w:instrText>
            </w:r>
            <w:r>
              <w:rPr>
                <w:noProof/>
                <w:webHidden/>
              </w:rPr>
            </w:r>
            <w:r>
              <w:rPr>
                <w:noProof/>
                <w:webHidden/>
              </w:rPr>
              <w:fldChar w:fldCharType="separate"/>
            </w:r>
            <w:r w:rsidR="00704D4D">
              <w:rPr>
                <w:noProof/>
                <w:webHidden/>
              </w:rPr>
              <w:t>18</w:t>
            </w:r>
            <w:r>
              <w:rPr>
                <w:noProof/>
                <w:webHidden/>
              </w:rPr>
              <w:fldChar w:fldCharType="end"/>
            </w:r>
          </w:hyperlink>
        </w:p>
        <w:p w14:paraId="714A8DCB" w14:textId="5F0F0762"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79" w:history="1">
            <w:r w:rsidRPr="00183B2E">
              <w:rPr>
                <w:rStyle w:val="af1"/>
                <w:noProof/>
              </w:rPr>
              <w:t xml:space="preserve">2.3.3 </w:t>
            </w:r>
            <w:r w:rsidRPr="00183B2E">
              <w:rPr>
                <w:rStyle w:val="af1"/>
                <w:noProof/>
              </w:rPr>
              <w:t>音频检测</w:t>
            </w:r>
            <w:r w:rsidRPr="00183B2E">
              <w:rPr>
                <w:rStyle w:val="af1"/>
                <w:noProof/>
              </w:rPr>
              <w:t>——VGGish</w:t>
            </w:r>
            <w:r w:rsidRPr="00183B2E">
              <w:rPr>
                <w:rStyle w:val="af1"/>
                <w:noProof/>
              </w:rPr>
              <w:t>模型</w:t>
            </w:r>
            <w:r>
              <w:rPr>
                <w:noProof/>
                <w:webHidden/>
              </w:rPr>
              <w:tab/>
            </w:r>
            <w:r>
              <w:rPr>
                <w:noProof/>
                <w:webHidden/>
              </w:rPr>
              <w:fldChar w:fldCharType="begin"/>
            </w:r>
            <w:r>
              <w:rPr>
                <w:noProof/>
                <w:webHidden/>
              </w:rPr>
              <w:instrText xml:space="preserve"> PAGEREF _Toc174289679 \h </w:instrText>
            </w:r>
            <w:r>
              <w:rPr>
                <w:noProof/>
                <w:webHidden/>
              </w:rPr>
            </w:r>
            <w:r>
              <w:rPr>
                <w:noProof/>
                <w:webHidden/>
              </w:rPr>
              <w:fldChar w:fldCharType="separate"/>
            </w:r>
            <w:r w:rsidR="00704D4D">
              <w:rPr>
                <w:noProof/>
                <w:webHidden/>
              </w:rPr>
              <w:t>20</w:t>
            </w:r>
            <w:r>
              <w:rPr>
                <w:noProof/>
                <w:webHidden/>
              </w:rPr>
              <w:fldChar w:fldCharType="end"/>
            </w:r>
          </w:hyperlink>
        </w:p>
        <w:p w14:paraId="542EA7DF" w14:textId="4B776EC0"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80" w:history="1">
            <w:r w:rsidRPr="00183B2E">
              <w:rPr>
                <w:rStyle w:val="af1"/>
                <w:noProof/>
              </w:rPr>
              <w:t xml:space="preserve">2.3.4 </w:t>
            </w:r>
            <w:r w:rsidRPr="00183B2E">
              <w:rPr>
                <w:rStyle w:val="af1"/>
                <w:noProof/>
              </w:rPr>
              <w:t>关键帧检测</w:t>
            </w:r>
            <w:r w:rsidRPr="00183B2E">
              <w:rPr>
                <w:rStyle w:val="af1"/>
                <w:noProof/>
              </w:rPr>
              <w:t>——VGG19</w:t>
            </w:r>
            <w:r w:rsidRPr="00183B2E">
              <w:rPr>
                <w:rStyle w:val="af1"/>
                <w:noProof/>
              </w:rPr>
              <w:t>模型</w:t>
            </w:r>
            <w:r>
              <w:rPr>
                <w:noProof/>
                <w:webHidden/>
              </w:rPr>
              <w:tab/>
            </w:r>
            <w:r>
              <w:rPr>
                <w:noProof/>
                <w:webHidden/>
              </w:rPr>
              <w:fldChar w:fldCharType="begin"/>
            </w:r>
            <w:r>
              <w:rPr>
                <w:noProof/>
                <w:webHidden/>
              </w:rPr>
              <w:instrText xml:space="preserve"> PAGEREF _Toc174289680 \h </w:instrText>
            </w:r>
            <w:r>
              <w:rPr>
                <w:noProof/>
                <w:webHidden/>
              </w:rPr>
            </w:r>
            <w:r>
              <w:rPr>
                <w:noProof/>
                <w:webHidden/>
              </w:rPr>
              <w:fldChar w:fldCharType="separate"/>
            </w:r>
            <w:r w:rsidR="00704D4D">
              <w:rPr>
                <w:noProof/>
                <w:webHidden/>
              </w:rPr>
              <w:t>22</w:t>
            </w:r>
            <w:r>
              <w:rPr>
                <w:noProof/>
                <w:webHidden/>
              </w:rPr>
              <w:fldChar w:fldCharType="end"/>
            </w:r>
          </w:hyperlink>
        </w:p>
        <w:p w14:paraId="1CEAEB0F" w14:textId="5990C733"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81" w:history="1">
            <w:r w:rsidRPr="00183B2E">
              <w:rPr>
                <w:rStyle w:val="af1"/>
                <w:noProof/>
              </w:rPr>
              <w:t xml:space="preserve">2.3.5 </w:t>
            </w:r>
            <w:r w:rsidRPr="00183B2E">
              <w:rPr>
                <w:rStyle w:val="af1"/>
                <w:noProof/>
              </w:rPr>
              <w:t>连续帧检测</w:t>
            </w:r>
            <w:r w:rsidRPr="00183B2E">
              <w:rPr>
                <w:rStyle w:val="af1"/>
                <w:noProof/>
              </w:rPr>
              <w:t>——C3D</w:t>
            </w:r>
            <w:r>
              <w:rPr>
                <w:noProof/>
                <w:webHidden/>
              </w:rPr>
              <w:tab/>
            </w:r>
            <w:r>
              <w:rPr>
                <w:noProof/>
                <w:webHidden/>
              </w:rPr>
              <w:fldChar w:fldCharType="begin"/>
            </w:r>
            <w:r>
              <w:rPr>
                <w:noProof/>
                <w:webHidden/>
              </w:rPr>
              <w:instrText xml:space="preserve"> PAGEREF _Toc174289681 \h </w:instrText>
            </w:r>
            <w:r>
              <w:rPr>
                <w:noProof/>
                <w:webHidden/>
              </w:rPr>
            </w:r>
            <w:r>
              <w:rPr>
                <w:noProof/>
                <w:webHidden/>
              </w:rPr>
              <w:fldChar w:fldCharType="separate"/>
            </w:r>
            <w:r w:rsidR="00704D4D">
              <w:rPr>
                <w:noProof/>
                <w:webHidden/>
              </w:rPr>
              <w:t>23</w:t>
            </w:r>
            <w:r>
              <w:rPr>
                <w:noProof/>
                <w:webHidden/>
              </w:rPr>
              <w:fldChar w:fldCharType="end"/>
            </w:r>
          </w:hyperlink>
        </w:p>
        <w:p w14:paraId="7B485824" w14:textId="06D6A019"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82" w:history="1">
            <w:r w:rsidRPr="00183B2E">
              <w:rPr>
                <w:rStyle w:val="af1"/>
                <w:noProof/>
              </w:rPr>
              <w:t xml:space="preserve">2.3.6 </w:t>
            </w:r>
            <w:r w:rsidRPr="00183B2E">
              <w:rPr>
                <w:rStyle w:val="af1"/>
                <w:noProof/>
              </w:rPr>
              <w:t>评论检测</w:t>
            </w:r>
            <w:r w:rsidRPr="00183B2E">
              <w:rPr>
                <w:rStyle w:val="af1"/>
                <w:noProof/>
              </w:rPr>
              <w:t>——BERT</w:t>
            </w:r>
            <w:r w:rsidRPr="00183B2E">
              <w:rPr>
                <w:rStyle w:val="af1"/>
                <w:noProof/>
              </w:rPr>
              <w:t>模型</w:t>
            </w:r>
            <w:r>
              <w:rPr>
                <w:noProof/>
                <w:webHidden/>
              </w:rPr>
              <w:tab/>
            </w:r>
            <w:r>
              <w:rPr>
                <w:noProof/>
                <w:webHidden/>
              </w:rPr>
              <w:fldChar w:fldCharType="begin"/>
            </w:r>
            <w:r>
              <w:rPr>
                <w:noProof/>
                <w:webHidden/>
              </w:rPr>
              <w:instrText xml:space="preserve"> PAGEREF _Toc174289682 \h </w:instrText>
            </w:r>
            <w:r>
              <w:rPr>
                <w:noProof/>
                <w:webHidden/>
              </w:rPr>
            </w:r>
            <w:r>
              <w:rPr>
                <w:noProof/>
                <w:webHidden/>
              </w:rPr>
              <w:fldChar w:fldCharType="separate"/>
            </w:r>
            <w:r w:rsidR="00704D4D">
              <w:rPr>
                <w:noProof/>
                <w:webHidden/>
              </w:rPr>
              <w:t>25</w:t>
            </w:r>
            <w:r>
              <w:rPr>
                <w:noProof/>
                <w:webHidden/>
              </w:rPr>
              <w:fldChar w:fldCharType="end"/>
            </w:r>
          </w:hyperlink>
        </w:p>
        <w:p w14:paraId="216A580A" w14:textId="597620E8"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83" w:history="1">
            <w:r w:rsidRPr="00183B2E">
              <w:rPr>
                <w:rStyle w:val="af1"/>
                <w:noProof/>
              </w:rPr>
              <w:t xml:space="preserve">2.3.7 </w:t>
            </w:r>
            <w:r w:rsidRPr="00183B2E">
              <w:rPr>
                <w:rStyle w:val="af1"/>
                <w:noProof/>
              </w:rPr>
              <w:t>用户检测</w:t>
            </w:r>
            <w:r w:rsidRPr="00183B2E">
              <w:rPr>
                <w:rStyle w:val="af1"/>
                <w:noProof/>
              </w:rPr>
              <w:t>——</w:t>
            </w:r>
            <w:r w:rsidRPr="00183B2E">
              <w:rPr>
                <w:rStyle w:val="af1"/>
                <w:noProof/>
              </w:rPr>
              <w:t>主成分分析法和</w:t>
            </w:r>
            <w:r w:rsidRPr="00183B2E">
              <w:rPr>
                <w:rStyle w:val="af1"/>
                <w:noProof/>
              </w:rPr>
              <w:t>BERT</w:t>
            </w:r>
            <w:r w:rsidRPr="00183B2E">
              <w:rPr>
                <w:rStyle w:val="af1"/>
                <w:noProof/>
              </w:rPr>
              <w:t>模型</w:t>
            </w:r>
            <w:r>
              <w:rPr>
                <w:noProof/>
                <w:webHidden/>
              </w:rPr>
              <w:tab/>
            </w:r>
            <w:r>
              <w:rPr>
                <w:noProof/>
                <w:webHidden/>
              </w:rPr>
              <w:fldChar w:fldCharType="begin"/>
            </w:r>
            <w:r>
              <w:rPr>
                <w:noProof/>
                <w:webHidden/>
              </w:rPr>
              <w:instrText xml:space="preserve"> PAGEREF _Toc174289683 \h </w:instrText>
            </w:r>
            <w:r>
              <w:rPr>
                <w:noProof/>
                <w:webHidden/>
              </w:rPr>
            </w:r>
            <w:r>
              <w:rPr>
                <w:noProof/>
                <w:webHidden/>
              </w:rPr>
              <w:fldChar w:fldCharType="separate"/>
            </w:r>
            <w:r w:rsidR="00704D4D">
              <w:rPr>
                <w:noProof/>
                <w:webHidden/>
              </w:rPr>
              <w:t>26</w:t>
            </w:r>
            <w:r>
              <w:rPr>
                <w:noProof/>
                <w:webHidden/>
              </w:rPr>
              <w:fldChar w:fldCharType="end"/>
            </w:r>
          </w:hyperlink>
        </w:p>
        <w:p w14:paraId="07C02DF6" w14:textId="556057A9"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84" w:history="1">
            <w:r w:rsidRPr="00183B2E">
              <w:rPr>
                <w:rStyle w:val="af1"/>
                <w:noProof/>
              </w:rPr>
              <w:t>2.4</w:t>
            </w:r>
            <w:r w:rsidRPr="00183B2E">
              <w:rPr>
                <w:rStyle w:val="af1"/>
                <w:noProof/>
              </w:rPr>
              <w:t>数据集介绍</w:t>
            </w:r>
            <w:r>
              <w:rPr>
                <w:noProof/>
                <w:webHidden/>
              </w:rPr>
              <w:tab/>
            </w:r>
            <w:r>
              <w:rPr>
                <w:noProof/>
                <w:webHidden/>
              </w:rPr>
              <w:fldChar w:fldCharType="begin"/>
            </w:r>
            <w:r>
              <w:rPr>
                <w:noProof/>
                <w:webHidden/>
              </w:rPr>
              <w:instrText xml:space="preserve"> PAGEREF _Toc174289684 \h </w:instrText>
            </w:r>
            <w:r>
              <w:rPr>
                <w:noProof/>
                <w:webHidden/>
              </w:rPr>
            </w:r>
            <w:r>
              <w:rPr>
                <w:noProof/>
                <w:webHidden/>
              </w:rPr>
              <w:fldChar w:fldCharType="separate"/>
            </w:r>
            <w:r w:rsidR="00704D4D">
              <w:rPr>
                <w:noProof/>
                <w:webHidden/>
              </w:rPr>
              <w:t>27</w:t>
            </w:r>
            <w:r>
              <w:rPr>
                <w:noProof/>
                <w:webHidden/>
              </w:rPr>
              <w:fldChar w:fldCharType="end"/>
            </w:r>
          </w:hyperlink>
        </w:p>
        <w:p w14:paraId="72AFDDED" w14:textId="5CD1DF93"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85" w:history="1">
            <w:r w:rsidRPr="00183B2E">
              <w:rPr>
                <w:rStyle w:val="af1"/>
                <w:noProof/>
              </w:rPr>
              <w:t xml:space="preserve">2.5 </w:t>
            </w:r>
            <w:r w:rsidRPr="00183B2E">
              <w:rPr>
                <w:rStyle w:val="af1"/>
                <w:noProof/>
              </w:rPr>
              <w:t>数据结果分类</w:t>
            </w:r>
            <w:r>
              <w:rPr>
                <w:noProof/>
                <w:webHidden/>
              </w:rPr>
              <w:tab/>
            </w:r>
            <w:r>
              <w:rPr>
                <w:noProof/>
                <w:webHidden/>
              </w:rPr>
              <w:fldChar w:fldCharType="begin"/>
            </w:r>
            <w:r>
              <w:rPr>
                <w:noProof/>
                <w:webHidden/>
              </w:rPr>
              <w:instrText xml:space="preserve"> PAGEREF _Toc174289685 \h </w:instrText>
            </w:r>
            <w:r>
              <w:rPr>
                <w:noProof/>
                <w:webHidden/>
              </w:rPr>
            </w:r>
            <w:r>
              <w:rPr>
                <w:noProof/>
                <w:webHidden/>
              </w:rPr>
              <w:fldChar w:fldCharType="separate"/>
            </w:r>
            <w:r w:rsidR="00704D4D">
              <w:rPr>
                <w:noProof/>
                <w:webHidden/>
              </w:rPr>
              <w:t>29</w:t>
            </w:r>
            <w:r>
              <w:rPr>
                <w:noProof/>
                <w:webHidden/>
              </w:rPr>
              <w:fldChar w:fldCharType="end"/>
            </w:r>
          </w:hyperlink>
        </w:p>
        <w:p w14:paraId="5FE1C9B4" w14:textId="57C80207"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86" w:history="1">
            <w:r w:rsidRPr="00183B2E">
              <w:rPr>
                <w:rStyle w:val="af1"/>
                <w:noProof/>
              </w:rPr>
              <w:t xml:space="preserve">2.6 </w:t>
            </w:r>
            <w:r w:rsidRPr="00183B2E">
              <w:rPr>
                <w:rStyle w:val="af1"/>
                <w:noProof/>
              </w:rPr>
              <w:t>消融实验</w:t>
            </w:r>
            <w:r>
              <w:rPr>
                <w:noProof/>
                <w:webHidden/>
              </w:rPr>
              <w:tab/>
            </w:r>
            <w:r>
              <w:rPr>
                <w:noProof/>
                <w:webHidden/>
              </w:rPr>
              <w:fldChar w:fldCharType="begin"/>
            </w:r>
            <w:r>
              <w:rPr>
                <w:noProof/>
                <w:webHidden/>
              </w:rPr>
              <w:instrText xml:space="preserve"> PAGEREF _Toc174289686 \h </w:instrText>
            </w:r>
            <w:r>
              <w:rPr>
                <w:noProof/>
                <w:webHidden/>
              </w:rPr>
            </w:r>
            <w:r>
              <w:rPr>
                <w:noProof/>
                <w:webHidden/>
              </w:rPr>
              <w:fldChar w:fldCharType="separate"/>
            </w:r>
            <w:r w:rsidR="00704D4D">
              <w:rPr>
                <w:noProof/>
                <w:webHidden/>
              </w:rPr>
              <w:t>30</w:t>
            </w:r>
            <w:r>
              <w:rPr>
                <w:noProof/>
                <w:webHidden/>
              </w:rPr>
              <w:fldChar w:fldCharType="end"/>
            </w:r>
          </w:hyperlink>
        </w:p>
        <w:p w14:paraId="7403DAED" w14:textId="21D21608" w:rsidR="00FC1225" w:rsidRDefault="00FC1225">
          <w:pPr>
            <w:pStyle w:val="TOC3"/>
            <w:tabs>
              <w:tab w:val="right" w:leader="dot" w:pos="8296"/>
            </w:tabs>
            <w:spacing w:before="156" w:after="156"/>
            <w:ind w:left="960"/>
            <w:rPr>
              <w:rFonts w:eastAsiaTheme="minorEastAsia" w:cstheme="minorBidi" w:hint="eastAsia"/>
              <w:noProof/>
              <w:sz w:val="21"/>
              <w14:ligatures w14:val="standardContextual"/>
            </w:rPr>
          </w:pPr>
          <w:hyperlink w:anchor="_Toc174289687" w:history="1">
            <w:r w:rsidRPr="00183B2E">
              <w:rPr>
                <w:rStyle w:val="af1"/>
                <w:noProof/>
              </w:rPr>
              <w:t xml:space="preserve">2.7 </w:t>
            </w:r>
            <w:r w:rsidRPr="00183B2E">
              <w:rPr>
                <w:rStyle w:val="af1"/>
                <w:noProof/>
              </w:rPr>
              <w:t>实验环境</w:t>
            </w:r>
            <w:r>
              <w:rPr>
                <w:noProof/>
                <w:webHidden/>
              </w:rPr>
              <w:tab/>
            </w:r>
            <w:r>
              <w:rPr>
                <w:noProof/>
                <w:webHidden/>
              </w:rPr>
              <w:fldChar w:fldCharType="begin"/>
            </w:r>
            <w:r>
              <w:rPr>
                <w:noProof/>
                <w:webHidden/>
              </w:rPr>
              <w:instrText xml:space="preserve"> PAGEREF _Toc174289687 \h </w:instrText>
            </w:r>
            <w:r>
              <w:rPr>
                <w:noProof/>
                <w:webHidden/>
              </w:rPr>
            </w:r>
            <w:r>
              <w:rPr>
                <w:noProof/>
                <w:webHidden/>
              </w:rPr>
              <w:fldChar w:fldCharType="separate"/>
            </w:r>
            <w:r w:rsidR="00704D4D">
              <w:rPr>
                <w:noProof/>
                <w:webHidden/>
              </w:rPr>
              <w:t>31</w:t>
            </w:r>
            <w:r>
              <w:rPr>
                <w:noProof/>
                <w:webHidden/>
              </w:rPr>
              <w:fldChar w:fldCharType="end"/>
            </w:r>
          </w:hyperlink>
        </w:p>
        <w:p w14:paraId="52F29C73" w14:textId="3837F237" w:rsidR="00FC1225" w:rsidRDefault="00FC1225">
          <w:pPr>
            <w:pStyle w:val="TOC1"/>
            <w:tabs>
              <w:tab w:val="right" w:leader="dot" w:pos="8296"/>
            </w:tabs>
            <w:spacing w:before="156" w:after="156"/>
            <w:rPr>
              <w:rFonts w:eastAsiaTheme="minorEastAsia" w:cstheme="minorBidi" w:hint="eastAsia"/>
              <w:noProof/>
              <w:sz w:val="21"/>
              <w14:ligatures w14:val="standardContextual"/>
            </w:rPr>
          </w:pPr>
          <w:hyperlink w:anchor="_Toc174289688" w:history="1">
            <w:r w:rsidRPr="00183B2E">
              <w:rPr>
                <w:rStyle w:val="af1"/>
                <w:noProof/>
              </w:rPr>
              <w:t>第三章</w:t>
            </w:r>
            <w:r w:rsidRPr="00183B2E">
              <w:rPr>
                <w:rStyle w:val="af1"/>
                <w:noProof/>
              </w:rPr>
              <w:t xml:space="preserve"> </w:t>
            </w:r>
            <w:r w:rsidRPr="00183B2E">
              <w:rPr>
                <w:rStyle w:val="af1"/>
                <w:noProof/>
              </w:rPr>
              <w:t>创新性说明</w:t>
            </w:r>
            <w:r>
              <w:rPr>
                <w:noProof/>
                <w:webHidden/>
              </w:rPr>
              <w:tab/>
            </w:r>
            <w:r>
              <w:rPr>
                <w:noProof/>
                <w:webHidden/>
              </w:rPr>
              <w:fldChar w:fldCharType="begin"/>
            </w:r>
            <w:r>
              <w:rPr>
                <w:noProof/>
                <w:webHidden/>
              </w:rPr>
              <w:instrText xml:space="preserve"> PAGEREF _Toc174289688 \h </w:instrText>
            </w:r>
            <w:r>
              <w:rPr>
                <w:noProof/>
                <w:webHidden/>
              </w:rPr>
            </w:r>
            <w:r>
              <w:rPr>
                <w:noProof/>
                <w:webHidden/>
              </w:rPr>
              <w:fldChar w:fldCharType="separate"/>
            </w:r>
            <w:r w:rsidR="00704D4D">
              <w:rPr>
                <w:noProof/>
                <w:webHidden/>
              </w:rPr>
              <w:t>33</w:t>
            </w:r>
            <w:r>
              <w:rPr>
                <w:noProof/>
                <w:webHidden/>
              </w:rPr>
              <w:fldChar w:fldCharType="end"/>
            </w:r>
          </w:hyperlink>
        </w:p>
        <w:p w14:paraId="4068C669" w14:textId="5DABFB46"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89" w:history="1">
            <w:r w:rsidRPr="00183B2E">
              <w:rPr>
                <w:rStyle w:val="af1"/>
                <w:noProof/>
              </w:rPr>
              <w:t xml:space="preserve">3.1 </w:t>
            </w:r>
            <w:r w:rsidRPr="00183B2E">
              <w:rPr>
                <w:rStyle w:val="af1"/>
                <w:noProof/>
              </w:rPr>
              <w:t>本作品提出并设计了新型检测架构</w:t>
            </w:r>
            <w:r w:rsidRPr="00183B2E">
              <w:rPr>
                <w:rStyle w:val="af1"/>
                <w:noProof/>
              </w:rPr>
              <w:t>----SV-Shield</w:t>
            </w:r>
            <w:r>
              <w:rPr>
                <w:noProof/>
                <w:webHidden/>
              </w:rPr>
              <w:tab/>
            </w:r>
            <w:r>
              <w:rPr>
                <w:noProof/>
                <w:webHidden/>
              </w:rPr>
              <w:fldChar w:fldCharType="begin"/>
            </w:r>
            <w:r>
              <w:rPr>
                <w:noProof/>
                <w:webHidden/>
              </w:rPr>
              <w:instrText xml:space="preserve"> PAGEREF _Toc174289689 \h </w:instrText>
            </w:r>
            <w:r>
              <w:rPr>
                <w:noProof/>
                <w:webHidden/>
              </w:rPr>
            </w:r>
            <w:r>
              <w:rPr>
                <w:noProof/>
                <w:webHidden/>
              </w:rPr>
              <w:fldChar w:fldCharType="separate"/>
            </w:r>
            <w:r w:rsidR="00704D4D">
              <w:rPr>
                <w:noProof/>
                <w:webHidden/>
              </w:rPr>
              <w:t>33</w:t>
            </w:r>
            <w:r>
              <w:rPr>
                <w:noProof/>
                <w:webHidden/>
              </w:rPr>
              <w:fldChar w:fldCharType="end"/>
            </w:r>
          </w:hyperlink>
        </w:p>
        <w:p w14:paraId="0E9093CC" w14:textId="14565735"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90" w:history="1">
            <w:r w:rsidRPr="00183B2E">
              <w:rPr>
                <w:rStyle w:val="af1"/>
                <w:noProof/>
              </w:rPr>
              <w:t xml:space="preserve">3.2 </w:t>
            </w:r>
            <w:r w:rsidRPr="00183B2E">
              <w:rPr>
                <w:rStyle w:val="af1"/>
                <w:noProof/>
              </w:rPr>
              <w:t>引用并对中国目前最大的短视频假新闻数据集进行扩展并且对模态数据</w:t>
            </w:r>
            <w:r w:rsidRPr="00183B2E">
              <w:rPr>
                <w:rStyle w:val="af1"/>
                <w:noProof/>
              </w:rPr>
              <w:lastRenderedPageBreak/>
              <w:t>进行处理</w:t>
            </w:r>
            <w:r>
              <w:rPr>
                <w:noProof/>
                <w:webHidden/>
              </w:rPr>
              <w:tab/>
            </w:r>
            <w:r>
              <w:rPr>
                <w:noProof/>
                <w:webHidden/>
              </w:rPr>
              <w:fldChar w:fldCharType="begin"/>
            </w:r>
            <w:r>
              <w:rPr>
                <w:noProof/>
                <w:webHidden/>
              </w:rPr>
              <w:instrText xml:space="preserve"> PAGEREF _Toc174289690 \h </w:instrText>
            </w:r>
            <w:r>
              <w:rPr>
                <w:noProof/>
                <w:webHidden/>
              </w:rPr>
            </w:r>
            <w:r>
              <w:rPr>
                <w:noProof/>
                <w:webHidden/>
              </w:rPr>
              <w:fldChar w:fldCharType="separate"/>
            </w:r>
            <w:r w:rsidR="00704D4D">
              <w:rPr>
                <w:noProof/>
                <w:webHidden/>
              </w:rPr>
              <w:t>33</w:t>
            </w:r>
            <w:r>
              <w:rPr>
                <w:noProof/>
                <w:webHidden/>
              </w:rPr>
              <w:fldChar w:fldCharType="end"/>
            </w:r>
          </w:hyperlink>
        </w:p>
        <w:p w14:paraId="5B82B0EE" w14:textId="6682AB73" w:rsidR="00FC1225" w:rsidRDefault="00FC1225">
          <w:pPr>
            <w:pStyle w:val="TOC2"/>
            <w:tabs>
              <w:tab w:val="right" w:leader="dot" w:pos="8296"/>
            </w:tabs>
            <w:spacing w:before="156" w:after="156"/>
            <w:ind w:left="480"/>
            <w:rPr>
              <w:rFonts w:eastAsiaTheme="minorEastAsia" w:cstheme="minorBidi" w:hint="eastAsia"/>
              <w:noProof/>
              <w:sz w:val="21"/>
              <w14:ligatures w14:val="standardContextual"/>
            </w:rPr>
          </w:pPr>
          <w:hyperlink w:anchor="_Toc174289691" w:history="1">
            <w:r w:rsidRPr="00183B2E">
              <w:rPr>
                <w:rStyle w:val="af1"/>
                <w:noProof/>
              </w:rPr>
              <w:t>3.3</w:t>
            </w:r>
            <w:r w:rsidRPr="00183B2E">
              <w:rPr>
                <w:rStyle w:val="af1"/>
                <w:noProof/>
              </w:rPr>
              <w:t>在社会背景方面的算法和数据处理突破</w:t>
            </w:r>
            <w:r>
              <w:rPr>
                <w:noProof/>
                <w:webHidden/>
              </w:rPr>
              <w:tab/>
            </w:r>
            <w:r>
              <w:rPr>
                <w:noProof/>
                <w:webHidden/>
              </w:rPr>
              <w:fldChar w:fldCharType="begin"/>
            </w:r>
            <w:r>
              <w:rPr>
                <w:noProof/>
                <w:webHidden/>
              </w:rPr>
              <w:instrText xml:space="preserve"> PAGEREF _Toc174289691 \h </w:instrText>
            </w:r>
            <w:r>
              <w:rPr>
                <w:noProof/>
                <w:webHidden/>
              </w:rPr>
            </w:r>
            <w:r>
              <w:rPr>
                <w:noProof/>
                <w:webHidden/>
              </w:rPr>
              <w:fldChar w:fldCharType="separate"/>
            </w:r>
            <w:r w:rsidR="00704D4D">
              <w:rPr>
                <w:noProof/>
                <w:webHidden/>
              </w:rPr>
              <w:t>33</w:t>
            </w:r>
            <w:r>
              <w:rPr>
                <w:noProof/>
                <w:webHidden/>
              </w:rPr>
              <w:fldChar w:fldCharType="end"/>
            </w:r>
          </w:hyperlink>
        </w:p>
        <w:p w14:paraId="3FCA80AA" w14:textId="01134645" w:rsidR="00FC1225" w:rsidRDefault="00FC1225">
          <w:pPr>
            <w:pStyle w:val="TOC1"/>
            <w:tabs>
              <w:tab w:val="right" w:leader="dot" w:pos="8296"/>
            </w:tabs>
            <w:spacing w:before="156" w:after="156"/>
            <w:rPr>
              <w:rFonts w:eastAsiaTheme="minorEastAsia" w:cstheme="minorBidi" w:hint="eastAsia"/>
              <w:noProof/>
              <w:sz w:val="21"/>
              <w14:ligatures w14:val="standardContextual"/>
            </w:rPr>
          </w:pPr>
          <w:hyperlink w:anchor="_Toc174289692" w:history="1">
            <w:r w:rsidRPr="00183B2E">
              <w:rPr>
                <w:rStyle w:val="af1"/>
                <w:noProof/>
              </w:rPr>
              <w:t>总结</w:t>
            </w:r>
            <w:r>
              <w:rPr>
                <w:noProof/>
                <w:webHidden/>
              </w:rPr>
              <w:tab/>
            </w:r>
            <w:r>
              <w:rPr>
                <w:noProof/>
                <w:webHidden/>
              </w:rPr>
              <w:fldChar w:fldCharType="begin"/>
            </w:r>
            <w:r>
              <w:rPr>
                <w:noProof/>
                <w:webHidden/>
              </w:rPr>
              <w:instrText xml:space="preserve"> PAGEREF _Toc174289692 \h </w:instrText>
            </w:r>
            <w:r>
              <w:rPr>
                <w:noProof/>
                <w:webHidden/>
              </w:rPr>
            </w:r>
            <w:r>
              <w:rPr>
                <w:noProof/>
                <w:webHidden/>
              </w:rPr>
              <w:fldChar w:fldCharType="separate"/>
            </w:r>
            <w:r w:rsidR="00704D4D">
              <w:rPr>
                <w:noProof/>
                <w:webHidden/>
              </w:rPr>
              <w:t>35</w:t>
            </w:r>
            <w:r>
              <w:rPr>
                <w:noProof/>
                <w:webHidden/>
              </w:rPr>
              <w:fldChar w:fldCharType="end"/>
            </w:r>
          </w:hyperlink>
        </w:p>
        <w:p w14:paraId="56B6CA4E" w14:textId="29BBC69F" w:rsidR="00FC1225" w:rsidRDefault="00FC1225">
          <w:pPr>
            <w:pStyle w:val="TOC1"/>
            <w:tabs>
              <w:tab w:val="right" w:leader="dot" w:pos="8296"/>
            </w:tabs>
            <w:spacing w:before="156" w:after="156"/>
            <w:rPr>
              <w:rFonts w:eastAsiaTheme="minorEastAsia" w:cstheme="minorBidi" w:hint="eastAsia"/>
              <w:noProof/>
              <w:sz w:val="21"/>
              <w14:ligatures w14:val="standardContextual"/>
            </w:rPr>
          </w:pPr>
          <w:hyperlink w:anchor="_Toc174289693" w:history="1">
            <w:r w:rsidRPr="00183B2E">
              <w:rPr>
                <w:rStyle w:val="af1"/>
                <w:noProof/>
              </w:rPr>
              <w:t>参考文献</w:t>
            </w:r>
            <w:r>
              <w:rPr>
                <w:noProof/>
                <w:webHidden/>
              </w:rPr>
              <w:tab/>
            </w:r>
            <w:r>
              <w:rPr>
                <w:noProof/>
                <w:webHidden/>
              </w:rPr>
              <w:fldChar w:fldCharType="begin"/>
            </w:r>
            <w:r>
              <w:rPr>
                <w:noProof/>
                <w:webHidden/>
              </w:rPr>
              <w:instrText xml:space="preserve"> PAGEREF _Toc174289693 \h </w:instrText>
            </w:r>
            <w:r>
              <w:rPr>
                <w:noProof/>
                <w:webHidden/>
              </w:rPr>
            </w:r>
            <w:r>
              <w:rPr>
                <w:noProof/>
                <w:webHidden/>
              </w:rPr>
              <w:fldChar w:fldCharType="separate"/>
            </w:r>
            <w:r w:rsidR="00704D4D">
              <w:rPr>
                <w:noProof/>
                <w:webHidden/>
              </w:rPr>
              <w:t>36</w:t>
            </w:r>
            <w:r>
              <w:rPr>
                <w:noProof/>
                <w:webHidden/>
              </w:rPr>
              <w:fldChar w:fldCharType="end"/>
            </w:r>
          </w:hyperlink>
        </w:p>
        <w:p w14:paraId="065A615D" w14:textId="3D7BF64A" w:rsidR="004965F3" w:rsidRDefault="004965F3">
          <w:pPr>
            <w:spacing w:before="156" w:after="156"/>
            <w:rPr>
              <w:rFonts w:hint="eastAsia"/>
            </w:rPr>
          </w:pPr>
          <w:r w:rsidRPr="004C7594">
            <w:rPr>
              <w:rFonts w:ascii="宋体" w:hAnsi="宋体"/>
              <w:b/>
              <w:bCs/>
              <w:sz w:val="28"/>
              <w:szCs w:val="28"/>
              <w:lang w:val="zh-CN"/>
            </w:rPr>
            <w:fldChar w:fldCharType="end"/>
          </w:r>
        </w:p>
      </w:sdtContent>
    </w:sdt>
    <w:p w14:paraId="619D1C9C" w14:textId="77777777" w:rsidR="004C7594" w:rsidRDefault="004C7594">
      <w:pPr>
        <w:pStyle w:val="1"/>
        <w:spacing w:before="156" w:after="156"/>
        <w:jc w:val="center"/>
        <w:rPr>
          <w:rFonts w:hint="eastAsia"/>
        </w:rPr>
        <w:sectPr w:rsidR="004C7594">
          <w:footerReference w:type="default" r:id="rId15"/>
          <w:pgSz w:w="11906" w:h="16838"/>
          <w:pgMar w:top="1440" w:right="1800" w:bottom="1440" w:left="1800" w:header="851" w:footer="992" w:gutter="0"/>
          <w:pgNumType w:start="1"/>
          <w:cols w:space="425"/>
          <w:docGrid w:type="lines" w:linePitch="312"/>
        </w:sectPr>
      </w:pPr>
      <w:bookmarkStart w:id="2" w:name="_Toc3180"/>
    </w:p>
    <w:p w14:paraId="7869A732" w14:textId="77777777" w:rsidR="00B53220" w:rsidRDefault="00000000">
      <w:pPr>
        <w:pStyle w:val="1"/>
        <w:spacing w:before="156" w:after="156"/>
        <w:jc w:val="center"/>
        <w:rPr>
          <w:rFonts w:hint="eastAsia"/>
        </w:rPr>
      </w:pPr>
      <w:bookmarkStart w:id="3" w:name="_Toc174289658"/>
      <w:r>
        <w:rPr>
          <w:rFonts w:hint="eastAsia"/>
        </w:rPr>
        <w:lastRenderedPageBreak/>
        <w:t>摘要</w:t>
      </w:r>
      <w:bookmarkEnd w:id="2"/>
      <w:bookmarkEnd w:id="3"/>
    </w:p>
    <w:p w14:paraId="08401956" w14:textId="77777777" w:rsidR="00B53220" w:rsidRDefault="00000000">
      <w:pPr>
        <w:spacing w:before="156" w:after="156"/>
        <w:ind w:firstLine="420"/>
        <w:jc w:val="left"/>
        <w:rPr>
          <w:rFonts w:ascii="宋体" w:hAnsi="宋体" w:hint="eastAsia"/>
          <w:szCs w:val="24"/>
        </w:rPr>
      </w:pPr>
      <w:r>
        <w:rPr>
          <w:rFonts w:ascii="宋体" w:hAnsi="宋体" w:hint="eastAsia"/>
          <w:szCs w:val="24"/>
        </w:rPr>
        <w:t>随着信息技术的飞速发展，短视频越来越频繁地出现在我们的生活中。抖音、快手等短视频平台也开始逐步抢占市场并且拥有越来越多的用户群体。短视频因为其传播能力强、适用范围广深受大家的喜爱。但凡事都是双</w:t>
      </w:r>
      <w:proofErr w:type="gramStart"/>
      <w:r>
        <w:rPr>
          <w:rFonts w:ascii="宋体" w:hAnsi="宋体" w:hint="eastAsia"/>
          <w:szCs w:val="24"/>
        </w:rPr>
        <w:t>刃</w:t>
      </w:r>
      <w:proofErr w:type="gramEnd"/>
      <w:r>
        <w:rPr>
          <w:rFonts w:ascii="宋体" w:hAnsi="宋体" w:hint="eastAsia"/>
          <w:szCs w:val="24"/>
        </w:rPr>
        <w:t>剑，短视频同样会给我们的生活带来困扰和不便。比如在虚假新闻的传播领域，短视频以其短小精悍的特点吸引了大量用户，但同时也因其信息碎片化和传播速度快的特点，使得虚假信息更容易在短时间内迅速传播。</w:t>
      </w:r>
    </w:p>
    <w:p w14:paraId="1E18A893" w14:textId="77777777" w:rsidR="00B53220" w:rsidRDefault="00000000">
      <w:pPr>
        <w:spacing w:before="156" w:after="156"/>
        <w:ind w:firstLine="420"/>
        <w:jc w:val="left"/>
        <w:rPr>
          <w:ins w:id="4" w:author="清欢" w:date="2024-08-10T21:07:00Z"/>
          <w:rFonts w:ascii="宋体" w:hAnsi="宋体" w:hint="eastAsia"/>
          <w:szCs w:val="24"/>
        </w:rPr>
      </w:pPr>
      <w:r>
        <w:rPr>
          <w:rFonts w:ascii="宋体" w:hAnsi="宋体" w:hint="eastAsia"/>
          <w:szCs w:val="24"/>
        </w:rPr>
        <w:t>2024年</w:t>
      </w:r>
      <w:proofErr w:type="gramStart"/>
      <w:r>
        <w:rPr>
          <w:rFonts w:ascii="宋体" w:hAnsi="宋体" w:hint="eastAsia"/>
          <w:szCs w:val="24"/>
        </w:rPr>
        <w:t>国家网信办</w:t>
      </w:r>
      <w:proofErr w:type="gramEnd"/>
      <w:r>
        <w:rPr>
          <w:rFonts w:ascii="宋体" w:hAnsi="宋体" w:hint="eastAsia"/>
          <w:szCs w:val="24"/>
        </w:rPr>
        <w:t>提出“清朗”系列专项行动，其中就提出重点打击网络谣言等网络生态突出问题。抖音、快手等短视频平台也就成为了此次国家打击的主战场。作为一名大学生，我</w:t>
      </w:r>
      <w:ins w:id="5" w:author="清欢" w:date="2024-08-10T20:51:00Z">
        <w:r>
          <w:rPr>
            <w:rFonts w:ascii="宋体" w:hAnsi="宋体" w:hint="eastAsia"/>
            <w:szCs w:val="24"/>
          </w:rPr>
          <w:t>们</w:t>
        </w:r>
      </w:ins>
      <w:r>
        <w:rPr>
          <w:rFonts w:ascii="宋体" w:hAnsi="宋体" w:hint="eastAsia"/>
          <w:szCs w:val="24"/>
        </w:rPr>
        <w:t>也经常</w:t>
      </w:r>
      <w:proofErr w:type="gramStart"/>
      <w:r>
        <w:rPr>
          <w:rFonts w:ascii="宋体" w:hAnsi="宋体" w:hint="eastAsia"/>
          <w:szCs w:val="24"/>
        </w:rPr>
        <w:t>使用抖音等</w:t>
      </w:r>
      <w:proofErr w:type="gramEnd"/>
      <w:r>
        <w:rPr>
          <w:rFonts w:ascii="宋体" w:hAnsi="宋体" w:hint="eastAsia"/>
          <w:szCs w:val="24"/>
        </w:rPr>
        <w:t>软视频软件，深知虚假新闻短视频传播之快</w:t>
      </w:r>
      <w:ins w:id="6" w:author="清欢" w:date="2024-08-10T20:52:00Z">
        <w:r>
          <w:rPr>
            <w:rFonts w:ascii="宋体" w:hAnsi="宋体" w:hint="eastAsia"/>
            <w:szCs w:val="24"/>
          </w:rPr>
          <w:t>、</w:t>
        </w:r>
      </w:ins>
      <w:del w:id="7" w:author="清欢" w:date="2024-08-10T20:52:00Z">
        <w:r>
          <w:rPr>
            <w:rFonts w:ascii="宋体" w:hAnsi="宋体" w:hint="eastAsia"/>
            <w:szCs w:val="24"/>
          </w:rPr>
          <w:delText>，</w:delText>
        </w:r>
      </w:del>
      <w:r>
        <w:rPr>
          <w:rFonts w:ascii="宋体" w:hAnsi="宋体" w:hint="eastAsia"/>
          <w:szCs w:val="24"/>
        </w:rPr>
        <w:t>迷惑性之强、对网络风气伤害之大。因此本团队</w:t>
      </w:r>
      <w:ins w:id="8" w:author="清欢" w:date="2024-08-10T21:03:00Z">
        <w:r>
          <w:rPr>
            <w:rFonts w:ascii="宋体" w:hAnsi="宋体" w:hint="eastAsia"/>
            <w:szCs w:val="24"/>
          </w:rPr>
          <w:t>围绕短视频虚假</w:t>
        </w:r>
      </w:ins>
      <w:ins w:id="9" w:author="清欢" w:date="2024-08-10T21:04:00Z">
        <w:r>
          <w:rPr>
            <w:rFonts w:ascii="宋体" w:hAnsi="宋体" w:hint="eastAsia"/>
            <w:szCs w:val="24"/>
          </w:rPr>
          <w:t>新闻检测开展研究，</w:t>
        </w:r>
      </w:ins>
      <w:r>
        <w:rPr>
          <w:rFonts w:ascii="宋体" w:hAnsi="宋体" w:hint="eastAsia"/>
          <w:szCs w:val="24"/>
        </w:rPr>
        <w:t>致力于</w:t>
      </w:r>
      <w:ins w:id="10" w:author="清欢" w:date="2024-08-10T21:04:00Z">
        <w:r>
          <w:rPr>
            <w:rFonts w:ascii="宋体" w:hAnsi="宋体" w:hint="eastAsia"/>
            <w:szCs w:val="24"/>
          </w:rPr>
          <w:t>采用新技术和新方法</w:t>
        </w:r>
      </w:ins>
      <w:ins w:id="11" w:author="清欢" w:date="2024-08-10T21:05:00Z">
        <w:r>
          <w:rPr>
            <w:rFonts w:ascii="宋体" w:hAnsi="宋体" w:hint="eastAsia"/>
            <w:szCs w:val="24"/>
          </w:rPr>
          <w:t>提高检测效率。</w:t>
        </w:r>
      </w:ins>
    </w:p>
    <w:p w14:paraId="3307C8F3" w14:textId="77777777" w:rsidR="00B53220" w:rsidRDefault="00000000">
      <w:pPr>
        <w:spacing w:before="156" w:after="156"/>
        <w:ind w:firstLine="420"/>
        <w:jc w:val="left"/>
        <w:rPr>
          <w:del w:id="12" w:author="清欢" w:date="2024-08-10T21:05:00Z"/>
          <w:rFonts w:ascii="宋体" w:hAnsi="宋体" w:hint="eastAsia"/>
          <w:szCs w:val="24"/>
        </w:rPr>
      </w:pPr>
      <w:del w:id="13" w:author="清欢" w:date="2024-08-10T21:05:00Z">
        <w:r>
          <w:rPr>
            <w:rFonts w:ascii="宋体" w:hAnsi="宋体" w:hint="eastAsia"/>
            <w:szCs w:val="24"/>
          </w:rPr>
          <w:delText>在使用目前主流的检测方式基础上增加创新点、优化算法架构，提升短视频虚假新闻检测正确率。</w:delText>
        </w:r>
      </w:del>
    </w:p>
    <w:p w14:paraId="4CB4D8EF" w14:textId="7F4FD9B1" w:rsidR="00B53220" w:rsidRDefault="00000000">
      <w:pPr>
        <w:spacing w:before="156" w:after="156"/>
        <w:ind w:firstLine="420"/>
        <w:jc w:val="left"/>
        <w:rPr>
          <w:rFonts w:ascii="宋体" w:hAnsi="宋体" w:hint="eastAsia"/>
          <w:szCs w:val="24"/>
        </w:rPr>
      </w:pPr>
      <w:r>
        <w:rPr>
          <w:rFonts w:ascii="宋体" w:hAnsi="宋体" w:hint="eastAsia"/>
          <w:szCs w:val="24"/>
        </w:rPr>
        <w:t>目前的深度学习在传统新闻检测领域已然取得较大突破，但是针对短视频类型的虚假新闻检测并没有得到有效的使用。我们认为由于短视频其自身复杂的特点（例如：短视频中蕴含很多的模态、传播链较长、传播影响范围极广等）导致检测难度上升，很难较为准确地给出一个标准的检测模型。本课题旨在融合深度学习和社会分析，在传统多模态模型基础上，设计一种新的检测系统</w:t>
      </w:r>
      <w:r w:rsidR="00704D4D">
        <w:rPr>
          <w:rFonts w:ascii="宋体" w:hAnsi="宋体" w:hint="eastAsia"/>
          <w:szCs w:val="24"/>
        </w:rPr>
        <w:t>SV-Shield</w:t>
      </w:r>
      <w:r>
        <w:rPr>
          <w:rFonts w:ascii="宋体" w:hAnsi="宋体" w:hint="eastAsia"/>
          <w:szCs w:val="24"/>
        </w:rPr>
        <w:t>，对构建的数据集进行训练，相较于传统多模态检测方案，本系统较大幅度提升短视频虚假新闻的检测</w:t>
      </w:r>
      <w:ins w:id="14" w:author="清欢" w:date="2024-08-10T21:08:00Z">
        <w:r>
          <w:rPr>
            <w:rFonts w:ascii="宋体" w:hAnsi="宋体" w:hint="eastAsia"/>
            <w:szCs w:val="24"/>
          </w:rPr>
          <w:t>效率</w:t>
        </w:r>
      </w:ins>
      <w:r>
        <w:rPr>
          <w:rFonts w:ascii="宋体" w:hAnsi="宋体" w:hint="eastAsia"/>
          <w:szCs w:val="24"/>
        </w:rPr>
        <w:t>。相较于传统的几种检测方法，</w:t>
      </w:r>
      <w:ins w:id="15" w:author="清欢" w:date="2024-08-10T21:06:00Z">
        <w:r>
          <w:rPr>
            <w:rFonts w:ascii="宋体" w:hAnsi="宋体" w:hint="eastAsia"/>
            <w:szCs w:val="24"/>
          </w:rPr>
          <w:t>本系统</w:t>
        </w:r>
      </w:ins>
      <w:del w:id="16" w:author="清欢" w:date="2024-08-10T21:06:00Z">
        <w:r>
          <w:rPr>
            <w:rFonts w:ascii="宋体" w:hAnsi="宋体" w:hint="eastAsia"/>
            <w:szCs w:val="24"/>
          </w:rPr>
          <w:delText>本</w:delText>
        </w:r>
      </w:del>
      <w:del w:id="17" w:author="清欢" w:date="2024-08-10T21:05:00Z">
        <w:r>
          <w:rPr>
            <w:rFonts w:ascii="宋体" w:hAnsi="宋体" w:hint="eastAsia"/>
            <w:szCs w:val="24"/>
          </w:rPr>
          <w:delText>应用</w:delText>
        </w:r>
      </w:del>
      <w:r>
        <w:rPr>
          <w:rFonts w:ascii="宋体" w:hAnsi="宋体" w:hint="eastAsia"/>
          <w:szCs w:val="24"/>
        </w:rPr>
        <w:t>有如下优点：</w:t>
      </w:r>
    </w:p>
    <w:p w14:paraId="18CC223B" w14:textId="386A8EF4" w:rsidR="000C794D" w:rsidRPr="000C794D" w:rsidRDefault="000C794D" w:rsidP="000C794D">
      <w:pPr>
        <w:pStyle w:val="ae"/>
        <w:widowControl/>
        <w:tabs>
          <w:tab w:val="left" w:pos="595"/>
        </w:tabs>
        <w:spacing w:beforeLines="0" w:before="156" w:afterLines="0" w:after="156"/>
        <w:ind w:left="420" w:firstLineChars="0" w:firstLine="0"/>
        <w:jc w:val="left"/>
        <w:rPr>
          <w:rFonts w:ascii="宋体" w:hAnsi="宋体" w:hint="eastAsia"/>
          <w:szCs w:val="24"/>
        </w:rPr>
      </w:pPr>
      <w:r>
        <w:rPr>
          <w:rFonts w:ascii="宋体" w:hAnsi="宋体" w:hint="eastAsia"/>
          <w:szCs w:val="24"/>
        </w:rPr>
        <w:t>1、</w:t>
      </w:r>
      <w:r>
        <w:rPr>
          <w:rFonts w:ascii="宋体" w:hAnsi="宋体"/>
          <w:szCs w:val="24"/>
        </w:rPr>
        <w:tab/>
      </w:r>
      <w:r w:rsidRPr="000C794D">
        <w:rPr>
          <w:rFonts w:ascii="宋体" w:hAnsi="宋体" w:hint="eastAsia"/>
          <w:szCs w:val="24"/>
        </w:rPr>
        <w:t>本团队获取到了当时最大的抖音短视频虚假新闻数据集（截止到2023年3月）</w:t>
      </w:r>
      <w:r w:rsidR="0031478E">
        <w:rPr>
          <w:rFonts w:ascii="宋体" w:hAnsi="宋体" w:hint="eastAsia"/>
          <w:szCs w:val="24"/>
        </w:rPr>
        <w:t>但所收录的视频大多是2019-2021年末，较为陈旧</w:t>
      </w:r>
      <w:r w:rsidRPr="000C794D">
        <w:rPr>
          <w:rFonts w:ascii="宋体" w:hAnsi="宋体" w:hint="eastAsia"/>
          <w:szCs w:val="24"/>
        </w:rPr>
        <w:t>。</w:t>
      </w:r>
      <w:r w:rsidR="0031478E">
        <w:rPr>
          <w:rFonts w:hint="eastAsia"/>
        </w:rPr>
        <w:t>面对日渐成熟的虚假新闻检测技术，假新闻短视频发布者会采取更多样的修改方法让短视频越来越逼真。</w:t>
      </w:r>
      <w:r w:rsidR="0031478E">
        <w:rPr>
          <w:rFonts w:ascii="宋体" w:hAnsi="宋体" w:hint="eastAsia"/>
          <w:szCs w:val="24"/>
        </w:rPr>
        <w:t>因此本团队</w:t>
      </w:r>
      <w:r w:rsidRPr="000C794D">
        <w:rPr>
          <w:rFonts w:ascii="宋体" w:hAnsi="宋体" w:hint="eastAsia"/>
          <w:szCs w:val="24"/>
        </w:rPr>
        <w:t>在此</w:t>
      </w:r>
      <w:r w:rsidR="0031478E">
        <w:rPr>
          <w:rFonts w:ascii="宋体" w:hAnsi="宋体" w:hint="eastAsia"/>
          <w:szCs w:val="24"/>
        </w:rPr>
        <w:t>数据</w:t>
      </w:r>
      <w:proofErr w:type="gramStart"/>
      <w:r w:rsidR="0031478E">
        <w:rPr>
          <w:rFonts w:ascii="宋体" w:hAnsi="宋体" w:hint="eastAsia"/>
          <w:szCs w:val="24"/>
        </w:rPr>
        <w:t>集</w:t>
      </w:r>
      <w:r w:rsidRPr="000C794D">
        <w:rPr>
          <w:rFonts w:ascii="宋体" w:hAnsi="宋体" w:hint="eastAsia"/>
          <w:szCs w:val="24"/>
        </w:rPr>
        <w:t>基础</w:t>
      </w:r>
      <w:proofErr w:type="gramEnd"/>
      <w:r w:rsidRPr="000C794D">
        <w:rPr>
          <w:rFonts w:ascii="宋体" w:hAnsi="宋体" w:hint="eastAsia"/>
          <w:szCs w:val="24"/>
        </w:rPr>
        <w:t>上进行了扩展，人工手动</w:t>
      </w:r>
      <w:r w:rsidRPr="000C794D">
        <w:rPr>
          <w:rFonts w:ascii="宋体" w:hAnsi="宋体" w:hint="eastAsia"/>
          <w:szCs w:val="24"/>
        </w:rPr>
        <w:lastRenderedPageBreak/>
        <w:t>收集、标注了300条2024最新抖音短视频虚假新闻并形成最新的</w:t>
      </w:r>
      <w:proofErr w:type="gramStart"/>
      <w:r w:rsidRPr="000C794D">
        <w:rPr>
          <w:rFonts w:ascii="宋体" w:hAnsi="宋体" w:hint="eastAsia"/>
          <w:szCs w:val="24"/>
        </w:rPr>
        <w:t>基于抖音的</w:t>
      </w:r>
      <w:proofErr w:type="gramEnd"/>
      <w:r w:rsidRPr="000C794D">
        <w:rPr>
          <w:rFonts w:ascii="宋体" w:hAnsi="宋体" w:hint="eastAsia"/>
          <w:szCs w:val="24"/>
        </w:rPr>
        <w:t>短视频虚假新闻数据集ES-SV。</w:t>
      </w:r>
    </w:p>
    <w:p w14:paraId="061B475A" w14:textId="4012B50B" w:rsidR="000C794D" w:rsidRPr="00BB465E" w:rsidRDefault="000C794D" w:rsidP="000C794D">
      <w:pPr>
        <w:pStyle w:val="ae"/>
        <w:widowControl/>
        <w:spacing w:beforeLines="0" w:before="156" w:afterLines="0" w:after="156"/>
        <w:ind w:left="420" w:firstLineChars="0" w:firstLine="0"/>
        <w:jc w:val="left"/>
        <w:rPr>
          <w:rFonts w:hint="eastAsia"/>
          <w:sz w:val="21"/>
          <w:szCs w:val="21"/>
        </w:rPr>
      </w:pPr>
      <w:r>
        <w:rPr>
          <w:rFonts w:ascii="宋体" w:hAnsi="宋体" w:hint="eastAsia"/>
          <w:szCs w:val="24"/>
        </w:rPr>
        <w:t>2、</w:t>
      </w:r>
      <w:r w:rsidRPr="000C794D">
        <w:rPr>
          <w:rFonts w:ascii="宋体" w:hAnsi="宋体" w:hint="eastAsia"/>
          <w:szCs w:val="24"/>
        </w:rPr>
        <w:t>本团队提出全新的模型架构SV-Shield，将多尺度卷积与交叉注意力机制结合，更好地将社会背景的两个模态与其他的模态进行关联，提高检测效果</w:t>
      </w:r>
      <w:r w:rsidRPr="00BB465E">
        <w:rPr>
          <w:rFonts w:hint="eastAsia"/>
          <w:sz w:val="21"/>
          <w:szCs w:val="21"/>
        </w:rPr>
        <w:t>。</w:t>
      </w:r>
    </w:p>
    <w:p w14:paraId="228408BC" w14:textId="48B159B7" w:rsidR="000C794D" w:rsidRDefault="00000000" w:rsidP="000C794D">
      <w:pPr>
        <w:pStyle w:val="ae"/>
        <w:widowControl/>
        <w:spacing w:beforeLines="0" w:before="156" w:afterLines="0" w:after="156"/>
        <w:ind w:leftChars="200" w:left="480" w:firstLineChars="0" w:firstLine="0"/>
        <w:jc w:val="left"/>
        <w:rPr>
          <w:rFonts w:ascii="宋体" w:hAnsi="宋体" w:hint="eastAsia"/>
          <w:szCs w:val="24"/>
        </w:rPr>
      </w:pPr>
      <w:del w:id="18" w:author="清欢" w:date="2024-08-10T21:16:00Z">
        <w:r w:rsidRPr="000C794D">
          <w:rPr>
            <w:rFonts w:ascii="宋体" w:hAnsi="宋体"/>
            <w:szCs w:val="24"/>
          </w:rPr>
          <w:delText>2</w:delText>
        </w:r>
      </w:del>
      <w:r w:rsidR="000C794D">
        <w:rPr>
          <w:rFonts w:ascii="宋体" w:hAnsi="宋体" w:hint="eastAsia"/>
          <w:szCs w:val="24"/>
        </w:rPr>
        <w:t>3、</w:t>
      </w:r>
      <w:del w:id="19" w:author="清欢" w:date="2024-08-10T21:06:00Z">
        <w:r w:rsidRPr="000C794D">
          <w:rPr>
            <w:rFonts w:ascii="宋体" w:hAnsi="宋体" w:hint="eastAsia"/>
            <w:szCs w:val="24"/>
          </w:rPr>
          <w:delText>本项目</w:delText>
        </w:r>
      </w:del>
      <w:r w:rsidR="000C794D" w:rsidRPr="000C794D">
        <w:rPr>
          <w:rFonts w:ascii="宋体" w:hAnsi="宋体" w:hint="eastAsia"/>
          <w:szCs w:val="24"/>
        </w:rPr>
        <w:t>本团队在评论信息特征提取后设计一个全新的算法公式利用每条评论</w:t>
      </w:r>
      <w:proofErr w:type="gramStart"/>
      <w:r w:rsidR="000C794D" w:rsidRPr="000C794D">
        <w:rPr>
          <w:rFonts w:ascii="宋体" w:hAnsi="宋体" w:hint="eastAsia"/>
          <w:szCs w:val="24"/>
        </w:rPr>
        <w:t>点赞数</w:t>
      </w:r>
      <w:proofErr w:type="gramEnd"/>
      <w:r w:rsidR="000C794D" w:rsidRPr="000C794D">
        <w:rPr>
          <w:rFonts w:ascii="宋体" w:hAnsi="宋体" w:hint="eastAsia"/>
          <w:szCs w:val="24"/>
        </w:rPr>
        <w:t>的不同来解决</w:t>
      </w:r>
      <w:proofErr w:type="gramStart"/>
      <w:r w:rsidR="000C794D" w:rsidRPr="000C794D">
        <w:rPr>
          <w:rFonts w:ascii="宋体" w:hAnsi="宋体" w:hint="eastAsia"/>
          <w:szCs w:val="24"/>
        </w:rPr>
        <w:t>抖音中</w:t>
      </w:r>
      <w:proofErr w:type="gramEnd"/>
      <w:r w:rsidR="000C794D" w:rsidRPr="000C794D">
        <w:rPr>
          <w:rFonts w:ascii="宋体" w:hAnsi="宋体" w:hint="eastAsia"/>
          <w:szCs w:val="24"/>
        </w:rPr>
        <w:t>评论信息重要性无法体现的问题。</w:t>
      </w:r>
      <w:r w:rsidR="000C794D">
        <w:rPr>
          <w:rFonts w:ascii="宋体" w:hAnsi="宋体" w:hint="eastAsia"/>
          <w:szCs w:val="24"/>
        </w:rPr>
        <w:t>并设计了</w:t>
      </w:r>
      <w:r w:rsidR="0031478E">
        <w:rPr>
          <w:rFonts w:ascii="宋体" w:hAnsi="宋体" w:hint="eastAsia"/>
          <w:szCs w:val="24"/>
        </w:rPr>
        <w:t>人工可调整参数在公式中以便适应新的检测环境。</w:t>
      </w:r>
    </w:p>
    <w:p w14:paraId="66971447" w14:textId="39D406B5" w:rsidR="00B53220" w:rsidRPr="0031478E" w:rsidRDefault="0031478E" w:rsidP="0031478E">
      <w:pPr>
        <w:pStyle w:val="ae"/>
        <w:widowControl/>
        <w:spacing w:beforeLines="0" w:before="156" w:afterLines="0" w:after="156"/>
        <w:ind w:leftChars="200" w:left="480" w:firstLineChars="0" w:firstLine="0"/>
        <w:jc w:val="left"/>
        <w:rPr>
          <w:rFonts w:ascii="宋体" w:hAnsi="宋体" w:hint="eastAsia"/>
          <w:szCs w:val="24"/>
        </w:rPr>
      </w:pPr>
      <w:r>
        <w:rPr>
          <w:rFonts w:ascii="宋体" w:hAnsi="宋体" w:hint="eastAsia"/>
          <w:szCs w:val="24"/>
        </w:rPr>
        <w:t>4、</w:t>
      </w:r>
      <w:r w:rsidRPr="0031478E">
        <w:rPr>
          <w:rFonts w:hint="eastAsia"/>
          <w:szCs w:val="24"/>
        </w:rPr>
        <w:t>本团队在经过数据统计后认为原数据集中的数据过于冗余，采取主成分分析法对数据样本进行降维，减少计算复杂度，避免形成过拟合。</w:t>
      </w:r>
    </w:p>
    <w:p w14:paraId="0AEB5F83" w14:textId="3A91630C" w:rsidR="00B53220" w:rsidRPr="004C7594" w:rsidRDefault="00000000" w:rsidP="004C7594">
      <w:pPr>
        <w:spacing w:before="156" w:after="156"/>
        <w:ind w:firstLine="420"/>
        <w:jc w:val="left"/>
        <w:rPr>
          <w:rFonts w:ascii="宋体" w:hAnsi="宋体" w:hint="eastAsia"/>
          <w:szCs w:val="24"/>
        </w:rPr>
      </w:pPr>
      <w:r>
        <w:rPr>
          <w:rFonts w:ascii="宋体" w:hAnsi="宋体" w:hint="eastAsia"/>
          <w:szCs w:val="24"/>
        </w:rPr>
        <w:t>综上所述，</w:t>
      </w:r>
      <w:del w:id="20" w:author="清欢" w:date="2024-08-10T22:04:00Z">
        <w:r w:rsidRPr="0031478E">
          <w:rPr>
            <w:rFonts w:ascii="宋体" w:hAnsi="宋体" w:hint="eastAsia"/>
            <w:szCs w:val="24"/>
          </w:rPr>
          <w:delText>SV-DEFEND</w:delText>
        </w:r>
      </w:del>
      <w:ins w:id="21" w:author="清欢" w:date="2024-08-10T22:04:00Z">
        <w:r w:rsidRPr="0031478E">
          <w:rPr>
            <w:rFonts w:ascii="宋体" w:hAnsi="宋体" w:hint="eastAsia"/>
            <w:szCs w:val="24"/>
          </w:rPr>
          <w:t xml:space="preserve"> SV-Shield</w:t>
        </w:r>
      </w:ins>
      <w:r>
        <w:rPr>
          <w:rFonts w:ascii="宋体" w:hAnsi="宋体" w:hint="eastAsia"/>
          <w:szCs w:val="24"/>
        </w:rPr>
        <w:t>是一款基于社会背景的短视频平台新闻检测多模态基准的系统，使得短视频平台能够及时检测虚假新闻的传播，遏制其传播链，助力新闻传播、以及短视频平台的健康积极发展。</w:t>
      </w:r>
    </w:p>
    <w:p w14:paraId="3D3D0A00" w14:textId="77777777" w:rsidR="004C7594" w:rsidRDefault="004C7594">
      <w:pPr>
        <w:pStyle w:val="1"/>
        <w:numPr>
          <w:ilvl w:val="0"/>
          <w:numId w:val="2"/>
        </w:numPr>
        <w:spacing w:before="156" w:after="156"/>
        <w:jc w:val="center"/>
        <w:rPr>
          <w:rFonts w:hint="eastAsia"/>
        </w:rPr>
        <w:sectPr w:rsidR="004C7594">
          <w:pgSz w:w="11906" w:h="16838"/>
          <w:pgMar w:top="1440" w:right="1800" w:bottom="1440" w:left="1800" w:header="851" w:footer="992" w:gutter="0"/>
          <w:pgNumType w:start="1"/>
          <w:cols w:space="425"/>
          <w:docGrid w:type="lines" w:linePitch="312"/>
        </w:sectPr>
      </w:pPr>
      <w:bookmarkStart w:id="22" w:name="_Toc5988"/>
    </w:p>
    <w:p w14:paraId="02BBEBC7" w14:textId="77777777" w:rsidR="00B53220" w:rsidRDefault="00000000">
      <w:pPr>
        <w:pStyle w:val="1"/>
        <w:numPr>
          <w:ilvl w:val="0"/>
          <w:numId w:val="2"/>
        </w:numPr>
        <w:spacing w:before="163" w:after="163"/>
        <w:jc w:val="center"/>
        <w:rPr>
          <w:rFonts w:hint="eastAsia"/>
        </w:rPr>
      </w:pPr>
      <w:bookmarkStart w:id="23" w:name="_Toc174289659"/>
      <w:r>
        <w:rPr>
          <w:rFonts w:hint="eastAsia"/>
        </w:rPr>
        <w:lastRenderedPageBreak/>
        <w:t>作品概述</w:t>
      </w:r>
      <w:bookmarkEnd w:id="22"/>
      <w:bookmarkEnd w:id="23"/>
    </w:p>
    <w:p w14:paraId="7E50D3D5" w14:textId="77777777" w:rsidR="00B53220" w:rsidRDefault="00000000">
      <w:pPr>
        <w:pStyle w:val="2"/>
        <w:spacing w:before="163" w:after="163"/>
      </w:pPr>
      <w:bookmarkStart w:id="24" w:name="_Toc31059"/>
      <w:bookmarkStart w:id="25" w:name="_Toc174289660"/>
      <w:r>
        <w:t>1.1</w:t>
      </w:r>
      <w:r>
        <w:rPr>
          <w:rFonts w:hint="eastAsia"/>
        </w:rPr>
        <w:t xml:space="preserve"> </w:t>
      </w:r>
      <w:r>
        <w:rPr>
          <w:rFonts w:hint="eastAsia"/>
        </w:rPr>
        <w:t>研究背景和意义</w:t>
      </w:r>
      <w:bookmarkEnd w:id="24"/>
      <w:bookmarkEnd w:id="25"/>
    </w:p>
    <w:p w14:paraId="7DDB8877" w14:textId="77777777" w:rsidR="00B53220" w:rsidRDefault="00000000">
      <w:pPr>
        <w:pStyle w:val="a3"/>
        <w:spacing w:before="163" w:after="163"/>
        <w:ind w:firstLine="420"/>
        <w:jc w:val="both"/>
        <w:rPr>
          <w:ins w:id="26" w:author="清欢" w:date="2024-08-10T21:19:00Z"/>
          <w:rFonts w:ascii="宋体" w:eastAsia="宋体" w:hAnsi="宋体" w:cs="宋体" w:hint="eastAsia"/>
          <w:sz w:val="24"/>
          <w:szCs w:val="24"/>
          <w:shd w:val="clear" w:color="auto" w:fill="FFFFFF"/>
        </w:rPr>
      </w:pPr>
      <w:r>
        <w:rPr>
          <w:rFonts w:ascii="宋体" w:eastAsia="宋体" w:hAnsi="宋体" w:cs="宋体" w:hint="eastAsia"/>
          <w:sz w:val="24"/>
          <w:szCs w:val="24"/>
          <w:shd w:val="clear" w:color="auto" w:fill="FFFFFF"/>
        </w:rPr>
        <w:t>随着短视频平台的盛行，它们已经成为新闻分享的重要渠道。除了专业新闻媒体，普通用户也会上传身边发生的新闻视频。然而，这种开放性也让这类平台成为假新闻的新滋生地。视频形态在传播假新闻方面比其他形态更强大，因此会</w:t>
      </w:r>
      <w:proofErr w:type="gramStart"/>
      <w:r>
        <w:rPr>
          <w:rFonts w:ascii="宋体" w:eastAsia="宋体" w:hAnsi="宋体" w:cs="宋体" w:hint="eastAsia"/>
          <w:sz w:val="24"/>
          <w:szCs w:val="24"/>
          <w:shd w:val="clear" w:color="auto" w:fill="FFFFFF"/>
        </w:rPr>
        <w:t>加剧假</w:t>
      </w:r>
      <w:proofErr w:type="gramEnd"/>
      <w:r>
        <w:rPr>
          <w:rFonts w:ascii="宋体" w:eastAsia="宋体" w:hAnsi="宋体" w:cs="宋体" w:hint="eastAsia"/>
          <w:sz w:val="24"/>
          <w:szCs w:val="24"/>
          <w:shd w:val="clear" w:color="auto" w:fill="FFFFFF"/>
        </w:rPr>
        <w:t>新闻的影响。</w:t>
      </w:r>
    </w:p>
    <w:p w14:paraId="6A0F3856" w14:textId="77777777" w:rsidR="00B53220" w:rsidRDefault="00000000">
      <w:pPr>
        <w:pStyle w:val="a3"/>
        <w:spacing w:before="163" w:after="163"/>
        <w:ind w:firstLine="420"/>
        <w:jc w:val="both"/>
        <w:rPr>
          <w:rFonts w:ascii="宋体" w:eastAsia="宋体" w:hAnsi="宋体" w:cs="宋体" w:hint="eastAsia"/>
          <w:sz w:val="24"/>
          <w:szCs w:val="24"/>
          <w:shd w:val="clear" w:color="auto" w:fill="FFFFFF"/>
        </w:rPr>
      </w:pPr>
      <w:r>
        <w:rPr>
          <w:rFonts w:ascii="宋体" w:eastAsia="宋体" w:hAnsi="宋体" w:cs="宋体" w:hint="eastAsia"/>
          <w:sz w:val="24"/>
          <w:szCs w:val="24"/>
          <w:shd w:val="clear" w:color="auto" w:fill="FFFFFF"/>
        </w:rPr>
        <w:t>与传统的基于文本或文本图像的假新闻检测相比，假新闻视频检测提出了独特的挑战</w:t>
      </w:r>
      <w:del w:id="27" w:author="清欢" w:date="2024-08-10T21:20:00Z">
        <w:r>
          <w:rPr>
            <w:rFonts w:ascii="宋体" w:eastAsia="宋体" w:hAnsi="宋体" w:cs="宋体" w:hint="eastAsia"/>
            <w:sz w:val="24"/>
            <w:szCs w:val="24"/>
            <w:shd w:val="clear" w:color="auto" w:fill="FFFFFF"/>
          </w:rPr>
          <w:delText>：</w:delText>
        </w:r>
      </w:del>
      <w:ins w:id="28" w:author="清欢" w:date="2024-08-10T21:20:00Z">
        <w:r>
          <w:rPr>
            <w:rFonts w:ascii="宋体" w:eastAsia="宋体" w:hAnsi="宋体" w:cs="宋体" w:hint="eastAsia"/>
            <w:sz w:val="24"/>
            <w:szCs w:val="24"/>
            <w:shd w:val="clear" w:color="auto" w:fill="FFFFFF"/>
          </w:rPr>
          <w:t>。</w:t>
        </w:r>
      </w:ins>
      <w:r>
        <w:rPr>
          <w:rFonts w:ascii="宋体" w:eastAsia="宋体" w:hAnsi="宋体" w:cs="宋体" w:hint="eastAsia"/>
          <w:sz w:val="24"/>
          <w:szCs w:val="24"/>
          <w:shd w:val="clear" w:color="auto" w:fill="FFFFFF"/>
        </w:rPr>
        <w:t>首先，短视频类型的假新闻具有更多的模态，因此具有更多的信息。我们需要从多个模态中选择信息量最大的线索，融合异质信息，来理解新闻内容，检测假新闻。第二，不同于YouTube等传统视频平台，短视频平台提供高级视频编辑功能(如文本框和虚拟背景)，方便用户修改视频。它削弱了视觉内容在衡量其真实性方面的可辨别性，因为假新闻视频和真实新闻视频都可以被修改并显示编辑痕迹。此外，假新闻视频通常包含真实的新闻视频，其中只有一些帧或伴随的标题被恶意修改以改变其含义。所有这些特征使得仅从新闻内容来研究假新闻视频是不够的。我们通过查阅论文以及相关资料，目前我们对于大致可以划分为两类</w:t>
      </w:r>
      <w:r>
        <w:rPr>
          <w:rFonts w:ascii="宋体" w:eastAsia="宋体" w:hAnsi="宋体" w:cs="宋体" w:hint="eastAsia"/>
          <w:sz w:val="24"/>
          <w:szCs w:val="24"/>
          <w:shd w:val="clear" w:color="auto" w:fill="FFFFFF"/>
          <w:vertAlign w:val="superscript"/>
          <w:rPrChange w:id="29" w:author="清欢" w:date="2024-08-10T21:20:00Z">
            <w:rPr>
              <w:rFonts w:ascii="宋体" w:eastAsia="宋体" w:hAnsi="宋体" w:cs="宋体" w:hint="eastAsia"/>
              <w:sz w:val="24"/>
              <w:szCs w:val="24"/>
              <w:shd w:val="clear" w:color="auto" w:fill="FFFFFF"/>
            </w:rPr>
          </w:rPrChange>
        </w:rPr>
        <w:t>[1]</w:t>
      </w:r>
      <w:r>
        <w:rPr>
          <w:rFonts w:ascii="宋体" w:eastAsia="宋体" w:hAnsi="宋体" w:cs="宋体" w:hint="eastAsia"/>
          <w:sz w:val="24"/>
          <w:szCs w:val="24"/>
          <w:shd w:val="clear" w:color="auto" w:fill="FFFFFF"/>
        </w:rPr>
        <w:t>：基于流形式的多模态虚假新闻检测技术和基于图形式的多模态虚假新闻检测技术。</w:t>
      </w:r>
    </w:p>
    <w:p w14:paraId="64F125DD" w14:textId="77777777" w:rsidR="00B53220" w:rsidRDefault="00000000">
      <w:pPr>
        <w:pStyle w:val="a3"/>
        <w:spacing w:before="163" w:after="163"/>
        <w:ind w:firstLine="420"/>
        <w:jc w:val="both"/>
        <w:rPr>
          <w:rFonts w:ascii="宋体" w:eastAsia="宋体" w:hAnsi="宋体" w:cs="宋体" w:hint="eastAsia"/>
          <w:sz w:val="24"/>
          <w:szCs w:val="24"/>
          <w:shd w:val="clear" w:color="auto" w:fill="FFFFFF"/>
        </w:rPr>
      </w:pPr>
      <w:r>
        <w:rPr>
          <w:rFonts w:ascii="宋体" w:eastAsia="宋体" w:hAnsi="宋体" w:cs="宋体" w:hint="eastAsia"/>
          <w:sz w:val="24"/>
          <w:szCs w:val="24"/>
          <w:shd w:val="clear" w:color="auto" w:fill="FFFFFF"/>
        </w:rPr>
        <w:t>单流架构指在模型输入之前，不同模态数据的初级特征会通过拼接、函数映射等方式进行数据融合，得到的多模态特征内部中各个模态的信息是独立的，而多模态信息需要在后续模型中学习。最具代表性的是基于 Transformer 架构的多模态模型，如 ViLT（vision-and-language transformer）、MBT（multimodal bottleneck transformer）等，各模态的数据会预处理为序列化数据，例如，文本会转化为多个 token 组成的序列，图片会转化为多个不重叠的图片 patch序列，音频数据会先转化为频谱图，最终组成多个不重叠的频谱图 patch 序列，多个模态的特征最终会进行拼接，构成模型的多模态输入特征，</w:t>
      </w:r>
      <w:r>
        <w:rPr>
          <w:rFonts w:ascii="宋体" w:eastAsia="宋体" w:hAnsi="宋体" w:cs="宋体" w:hint="eastAsia"/>
          <w:sz w:val="24"/>
          <w:szCs w:val="24"/>
          <w:shd w:val="clear" w:color="auto" w:fill="FFFFFF"/>
        </w:rPr>
        <w:lastRenderedPageBreak/>
        <w:t>单流架构框架如图1</w:t>
      </w:r>
      <w:ins w:id="30" w:author="清欢" w:date="2024-08-10T21:21:00Z">
        <w:r>
          <w:rPr>
            <w:rFonts w:ascii="宋体" w:eastAsia="宋体" w:hAnsi="宋体" w:cs="宋体" w:hint="eastAsia"/>
            <w:sz w:val="24"/>
            <w:szCs w:val="24"/>
            <w:shd w:val="clear" w:color="auto" w:fill="FFFFFF"/>
          </w:rPr>
          <w:t>-1</w:t>
        </w:r>
      </w:ins>
      <w:r>
        <w:rPr>
          <w:rFonts w:ascii="宋体" w:eastAsia="宋体" w:hAnsi="宋体" w:cs="宋体" w:hint="eastAsia"/>
          <w:sz w:val="24"/>
          <w:szCs w:val="24"/>
          <w:shd w:val="clear" w:color="auto" w:fill="FFFFFF"/>
        </w:rPr>
        <w:t>所示。</w:t>
      </w:r>
    </w:p>
    <w:p w14:paraId="12467B56" w14:textId="77777777" w:rsidR="00B53220" w:rsidRDefault="00000000">
      <w:pPr>
        <w:spacing w:before="163" w:after="163"/>
        <w:jc w:val="center"/>
        <w:rPr>
          <w:rFonts w:ascii="宋体" w:hAnsi="宋体" w:cs="宋体" w:hint="eastAsia"/>
          <w:kern w:val="0"/>
          <w:sz w:val="21"/>
          <w:szCs w:val="21"/>
          <w:shd w:val="clear" w:color="auto" w:fill="FFFFFF"/>
        </w:rPr>
      </w:pPr>
      <w:r>
        <w:rPr>
          <w:rFonts w:ascii="宋体" w:hAnsi="宋体" w:cs="宋体" w:hint="eastAsia"/>
          <w:noProof/>
          <w:kern w:val="0"/>
          <w:sz w:val="21"/>
          <w:szCs w:val="21"/>
          <w:shd w:val="clear" w:color="auto" w:fill="FFFFFF"/>
        </w:rPr>
        <w:drawing>
          <wp:inline distT="0" distB="0" distL="114300" distR="114300" wp14:anchorId="63850B9E" wp14:editId="021B90BB">
            <wp:extent cx="4708525" cy="2906395"/>
            <wp:effectExtent l="0" t="0" r="15875" b="8255"/>
            <wp:docPr id="24"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1"/>
                    <pic:cNvPicPr>
                      <a:picLocks noChangeAspect="1"/>
                    </pic:cNvPicPr>
                  </pic:nvPicPr>
                  <pic:blipFill>
                    <a:blip r:embed="rId16"/>
                    <a:stretch>
                      <a:fillRect/>
                    </a:stretch>
                  </pic:blipFill>
                  <pic:spPr>
                    <a:xfrm>
                      <a:off x="0" y="0"/>
                      <a:ext cx="4708525" cy="2906395"/>
                    </a:xfrm>
                    <a:prstGeom prst="rect">
                      <a:avLst/>
                    </a:prstGeom>
                  </pic:spPr>
                </pic:pic>
              </a:graphicData>
            </a:graphic>
          </wp:inline>
        </w:drawing>
      </w:r>
    </w:p>
    <w:p w14:paraId="34F642DF" w14:textId="77777777" w:rsidR="00B53220" w:rsidRDefault="00000000">
      <w:pPr>
        <w:spacing w:before="163" w:after="163"/>
        <w:jc w:val="center"/>
        <w:rPr>
          <w:rFonts w:ascii="宋体" w:hAnsi="宋体" w:cs="宋体" w:hint="eastAsia"/>
          <w:kern w:val="0"/>
          <w:sz w:val="21"/>
          <w:szCs w:val="21"/>
          <w:shd w:val="clear" w:color="auto" w:fill="FFFFFF"/>
        </w:rPr>
      </w:pPr>
      <w:r>
        <w:rPr>
          <w:rFonts w:ascii="宋体" w:hAnsi="宋体" w:cs="宋体" w:hint="eastAsia"/>
          <w:kern w:val="0"/>
          <w:sz w:val="21"/>
          <w:szCs w:val="21"/>
          <w:shd w:val="clear" w:color="auto" w:fill="FFFFFF"/>
        </w:rPr>
        <w:t>图1-1 单流架构框架</w:t>
      </w:r>
    </w:p>
    <w:p w14:paraId="66703A6E" w14:textId="77777777" w:rsidR="00B53220" w:rsidRDefault="00000000">
      <w:pPr>
        <w:pStyle w:val="a3"/>
        <w:spacing w:before="163" w:after="163"/>
        <w:ind w:firstLine="420"/>
        <w:jc w:val="both"/>
        <w:rPr>
          <w:sz w:val="24"/>
          <w:szCs w:val="24"/>
          <w:shd w:val="clear" w:color="auto" w:fill="FFFFFF"/>
        </w:rPr>
      </w:pPr>
      <w:r>
        <w:rPr>
          <w:rFonts w:ascii="宋体" w:eastAsia="宋体" w:hAnsi="宋体" w:cs="宋体" w:hint="eastAsia"/>
          <w:sz w:val="24"/>
          <w:szCs w:val="24"/>
          <w:shd w:val="clear" w:color="auto" w:fill="FFFFFF"/>
        </w:rPr>
        <w:t>近些年来，关于多模态虚假新闻检测领域，研究者们更常用的是基于多流架构的技术。多流架构是指根据不同模态数据设计不同模型提取模态高级特征从各个模态高级特征中学习多模态特征并输入下游的分类器中预测各个类别的概率。相比单流架构，多流架构更加灵活，其可以针对不同模态数据单独设计模型提取模态特征。多流框架如图1-2所示。</w:t>
      </w:r>
    </w:p>
    <w:p w14:paraId="7A7E6A7E" w14:textId="77777777" w:rsidR="00B53220" w:rsidRDefault="00000000">
      <w:pPr>
        <w:spacing w:before="163" w:after="163"/>
        <w:jc w:val="center"/>
        <w:rPr>
          <w:rFonts w:hint="eastAsia"/>
          <w:spacing w:val="-1"/>
          <w:w w:val="95"/>
        </w:rPr>
      </w:pPr>
      <w:r>
        <w:rPr>
          <w:rFonts w:hint="eastAsia"/>
          <w:noProof/>
          <w:spacing w:val="-1"/>
          <w:w w:val="95"/>
        </w:rPr>
        <w:lastRenderedPageBreak/>
        <w:drawing>
          <wp:inline distT="0" distB="0" distL="114300" distR="114300" wp14:anchorId="768C11B9" wp14:editId="7690E476">
            <wp:extent cx="3118485" cy="2970530"/>
            <wp:effectExtent l="0" t="0" r="5715" b="1270"/>
            <wp:docPr id="25" name="图片 2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2"/>
                    <pic:cNvPicPr>
                      <a:picLocks noChangeAspect="1"/>
                    </pic:cNvPicPr>
                  </pic:nvPicPr>
                  <pic:blipFill>
                    <a:blip r:embed="rId17"/>
                    <a:stretch>
                      <a:fillRect/>
                    </a:stretch>
                  </pic:blipFill>
                  <pic:spPr>
                    <a:xfrm>
                      <a:off x="0" y="0"/>
                      <a:ext cx="3118485" cy="2970530"/>
                    </a:xfrm>
                    <a:prstGeom prst="rect">
                      <a:avLst/>
                    </a:prstGeom>
                  </pic:spPr>
                </pic:pic>
              </a:graphicData>
            </a:graphic>
          </wp:inline>
        </w:drawing>
      </w:r>
    </w:p>
    <w:p w14:paraId="5EC8707D" w14:textId="77777777" w:rsidR="00B53220" w:rsidRDefault="00000000">
      <w:pPr>
        <w:spacing w:before="163" w:after="163"/>
        <w:jc w:val="center"/>
        <w:rPr>
          <w:rFonts w:hint="eastAsia"/>
          <w:spacing w:val="-1"/>
          <w:w w:val="95"/>
        </w:rPr>
      </w:pPr>
      <w:r>
        <w:rPr>
          <w:rFonts w:ascii="宋体" w:hAnsi="宋体" w:cs="宋体" w:hint="eastAsia"/>
          <w:shd w:val="clear" w:color="auto" w:fill="FFFFFF"/>
        </w:rPr>
        <w:t>图1-2 多流框架</w:t>
      </w:r>
    </w:p>
    <w:p w14:paraId="4A904A0B" w14:textId="77777777" w:rsidR="00B53220" w:rsidRDefault="00000000">
      <w:pPr>
        <w:pStyle w:val="a3"/>
        <w:spacing w:before="163" w:after="163"/>
        <w:ind w:firstLine="420"/>
        <w:jc w:val="both"/>
        <w:rPr>
          <w:rFonts w:ascii="宋体" w:eastAsia="宋体" w:hAnsi="宋体" w:cs="宋体" w:hint="eastAsia"/>
          <w:sz w:val="24"/>
          <w:szCs w:val="24"/>
          <w:shd w:val="clear" w:color="auto" w:fill="FFFFFF"/>
        </w:rPr>
      </w:pPr>
      <w:r>
        <w:rPr>
          <w:rFonts w:ascii="宋体" w:eastAsia="宋体" w:hAnsi="宋体" w:cs="宋体" w:hint="eastAsia"/>
          <w:sz w:val="24"/>
          <w:szCs w:val="24"/>
          <w:shd w:val="clear" w:color="auto" w:fill="FFFFFF"/>
        </w:rPr>
        <w:t>本课题采取的就是多流架构的技术。单流架构采取的是自注意力机制而多流架构采取的是交叉注意力机制。交叉注意力机制是用来处理多模态任务或需要对不同输入来源进行关联的场景。</w:t>
      </w:r>
    </w:p>
    <w:p w14:paraId="1C7571A6" w14:textId="77777777" w:rsidR="00B53220" w:rsidRDefault="00000000">
      <w:pPr>
        <w:pStyle w:val="a3"/>
        <w:spacing w:before="163" w:after="163"/>
        <w:ind w:firstLine="420"/>
        <w:jc w:val="both"/>
        <w:rPr>
          <w:rFonts w:ascii="宋体" w:eastAsia="宋体" w:hAnsi="宋体" w:hint="eastAsia"/>
          <w:b/>
          <w:bCs/>
          <w:sz w:val="24"/>
          <w:szCs w:val="24"/>
        </w:rPr>
      </w:pPr>
      <w:r>
        <w:rPr>
          <w:rFonts w:ascii="宋体" w:eastAsia="宋体" w:hAnsi="宋体" w:cs="宋体" w:hint="eastAsia"/>
          <w:sz w:val="24"/>
          <w:szCs w:val="24"/>
          <w:shd w:val="clear" w:color="auto" w:fill="FFFFFF"/>
        </w:rPr>
        <w:t>相比于传统的深度学习检测技术，我们还会采集社会语境信息，如用户评论和用户简介，以辅助检测进而提升检测的准确率。</w:t>
      </w:r>
    </w:p>
    <w:p w14:paraId="6095A520" w14:textId="77777777" w:rsidR="00B53220" w:rsidRDefault="00000000">
      <w:pPr>
        <w:pStyle w:val="2"/>
        <w:spacing w:before="163" w:after="163"/>
      </w:pPr>
      <w:bookmarkStart w:id="31" w:name="_Toc7019"/>
      <w:bookmarkStart w:id="32" w:name="_Toc174289661"/>
      <w:r>
        <w:t>1.2</w:t>
      </w:r>
      <w:r>
        <w:rPr>
          <w:rFonts w:hint="eastAsia"/>
        </w:rPr>
        <w:t xml:space="preserve"> </w:t>
      </w:r>
      <w:r>
        <w:rPr>
          <w:rFonts w:hint="eastAsia"/>
        </w:rPr>
        <w:t>研究历史和现状</w:t>
      </w:r>
      <w:bookmarkEnd w:id="31"/>
      <w:bookmarkEnd w:id="32"/>
    </w:p>
    <w:p w14:paraId="67ECA2D3" w14:textId="77777777" w:rsidR="00B53220" w:rsidRDefault="00000000">
      <w:pPr>
        <w:pStyle w:val="3"/>
        <w:spacing w:before="163" w:after="163"/>
        <w:rPr>
          <w:rFonts w:hint="eastAsia"/>
          <w:bCs/>
        </w:rPr>
      </w:pPr>
      <w:bookmarkStart w:id="33" w:name="_Toc174289662"/>
      <w:r>
        <w:rPr>
          <w:bCs/>
        </w:rPr>
        <w:t>1.2.1</w:t>
      </w:r>
      <w:r>
        <w:rPr>
          <w:rFonts w:hint="eastAsia"/>
          <w:bCs/>
        </w:rPr>
        <w:t xml:space="preserve"> </w:t>
      </w:r>
      <w:r>
        <w:rPr>
          <w:bCs/>
        </w:rPr>
        <w:t>数据集层面</w:t>
      </w:r>
      <w:bookmarkEnd w:id="33"/>
    </w:p>
    <w:p w14:paraId="7C2F6F8F" w14:textId="77777777" w:rsidR="00B53220" w:rsidRDefault="00000000">
      <w:pPr>
        <w:spacing w:before="163" w:after="163"/>
        <w:ind w:firstLine="420"/>
        <w:rPr>
          <w:rFonts w:hint="eastAsia"/>
        </w:rPr>
      </w:pPr>
      <w:r>
        <w:rPr>
          <w:rFonts w:hint="eastAsia"/>
        </w:rPr>
        <w:t>随着视频形式的假新闻越来越受到关注，人们一直在努力构建数据集来检测假新闻视频。从特征的丰富度、大小、领域、语言、可访问性和来源等方面总结了现有的数据集。由于注释者需要花费更多的时间来观看和理解视频内容，因此视频形式的假新闻数据集通常比基于文本和文本图像的数据集要小</w:t>
      </w:r>
      <w:r>
        <w:rPr>
          <w:rFonts w:ascii="宋体" w:hAnsi="宋体" w:cs="宋体" w:hint="eastAsia"/>
        </w:rPr>
        <w:t>(Murayama 2021)</w:t>
      </w:r>
      <w:r>
        <w:rPr>
          <w:rFonts w:ascii="宋体" w:hAnsi="宋体" w:cs="宋体" w:hint="eastAsia"/>
          <w:vertAlign w:val="superscript"/>
          <w:rPrChange w:id="34" w:author="清欢" w:date="2024-08-10T21:22:00Z">
            <w:rPr>
              <w:rFonts w:ascii="宋体" w:hAnsi="宋体" w:cs="宋体" w:hint="eastAsia"/>
            </w:rPr>
          </w:rPrChange>
        </w:rPr>
        <w:t>[2]</w:t>
      </w:r>
      <w:r>
        <w:rPr>
          <w:rFonts w:hint="eastAsia"/>
        </w:rPr>
        <w:t>，例如，</w:t>
      </w:r>
      <w:r>
        <w:t>7</w:t>
      </w:r>
      <w:r>
        <w:rPr>
          <w:rFonts w:hint="eastAsia"/>
        </w:rPr>
        <w:t>个数据集中有</w:t>
      </w:r>
      <w:r>
        <w:rPr>
          <w:rFonts w:ascii="宋体" w:hAnsi="宋体" w:cs="宋体" w:hint="eastAsia"/>
        </w:rPr>
        <w:t>5个只包含少于1000个</w:t>
      </w:r>
      <w:r>
        <w:rPr>
          <w:rFonts w:hint="eastAsia"/>
        </w:rPr>
        <w:t>实例。此外，大多数小规模数据集提供的特征有限，只关注一个领域，并且不提供对数据集</w:t>
      </w:r>
      <w:r>
        <w:rPr>
          <w:rFonts w:hint="eastAsia"/>
        </w:rPr>
        <w:lastRenderedPageBreak/>
        <w:t>的公共访问。因此，它们不适合研究短视频虚假新闻的传播。</w:t>
      </w:r>
      <w:r>
        <w:rPr>
          <w:rFonts w:ascii="宋体" w:hAnsi="宋体" w:cs="宋体" w:hint="eastAsia"/>
        </w:rPr>
        <w:t>Papadopoulou等人(2018)</w:t>
      </w:r>
      <w:r>
        <w:rPr>
          <w:rFonts w:ascii="宋体" w:hAnsi="宋体" w:cs="宋体" w:hint="eastAsia"/>
          <w:vertAlign w:val="superscript"/>
          <w:rPrChange w:id="35" w:author="清欢" w:date="2024-08-10T21:22:00Z">
            <w:rPr>
              <w:rFonts w:ascii="宋体" w:hAnsi="宋体" w:cs="宋体" w:hint="eastAsia"/>
            </w:rPr>
          </w:rPrChange>
        </w:rPr>
        <w:t>[3]</w:t>
      </w:r>
      <w:r>
        <w:rPr>
          <w:rFonts w:ascii="宋体" w:hAnsi="宋体" w:cs="宋体" w:hint="eastAsia"/>
        </w:rPr>
        <w:t>构建了最大的视频形式假新闻数据集。他们首先对380个视频的初始集进行注释，然后通过在YouTube、twitter和Facebook上</w:t>
      </w:r>
      <w:r>
        <w:rPr>
          <w:rFonts w:hint="eastAsia"/>
        </w:rPr>
        <w:t>搜索这些种子视频的多语言标题来收集相关视频。这个数据集提供了有关新闻内容和用户评论的信息。然而，这些视频来自传统视频平台和社交媒体，这些平台的视频版本不像新兴短视频平台中的那些流行和深入，因此无法反映假新闻视频检测目前面临的挑战。</w:t>
      </w:r>
    </w:p>
    <w:p w14:paraId="42D7CB44" w14:textId="77777777" w:rsidR="00B53220" w:rsidRDefault="00000000">
      <w:pPr>
        <w:pStyle w:val="3"/>
        <w:spacing w:before="163" w:after="163"/>
        <w:rPr>
          <w:rFonts w:hint="eastAsia"/>
        </w:rPr>
      </w:pPr>
      <w:bookmarkStart w:id="36" w:name="_Toc174289663"/>
      <w:r>
        <w:rPr>
          <w:rFonts w:hint="eastAsia"/>
        </w:rPr>
        <w:t xml:space="preserve">1.2.2 </w:t>
      </w:r>
      <w:r>
        <w:rPr>
          <w:rFonts w:hint="eastAsia"/>
        </w:rPr>
        <w:t>技术层面</w:t>
      </w:r>
      <w:bookmarkEnd w:id="36"/>
    </w:p>
    <w:p w14:paraId="6B9DD587" w14:textId="77777777" w:rsidR="00B53220" w:rsidRDefault="00000000">
      <w:pPr>
        <w:spacing w:before="163" w:after="163"/>
        <w:ind w:firstLine="420"/>
        <w:rPr>
          <w:rFonts w:ascii="宋体" w:hAnsi="宋体" w:cs="宋体" w:hint="eastAsia"/>
        </w:rPr>
      </w:pPr>
      <w:r>
        <w:rPr>
          <w:rFonts w:ascii="宋体" w:hAnsi="宋体" w:cs="宋体" w:hint="eastAsia"/>
        </w:rPr>
        <w:t>在文本-图像假新闻检测中，已经提出了许多精心设计的神经网络来模拟不同类型的文本-图像相关性(Qi et al. 2021)</w:t>
      </w:r>
      <w:r>
        <w:rPr>
          <w:rFonts w:ascii="宋体" w:hAnsi="宋体" w:cs="宋体" w:hint="eastAsia"/>
          <w:vertAlign w:val="superscript"/>
          <w:rPrChange w:id="37" w:author="清欢" w:date="2024-08-10T21:23:00Z">
            <w:rPr>
              <w:rFonts w:ascii="宋体" w:hAnsi="宋体" w:cs="宋体" w:hint="eastAsia"/>
            </w:rPr>
          </w:rPrChange>
        </w:rPr>
        <w:t>[4]</w:t>
      </w:r>
      <w:r>
        <w:rPr>
          <w:rFonts w:ascii="宋体" w:hAnsi="宋体" w:cs="宋体" w:hint="eastAsia"/>
        </w:rPr>
        <w:t xml:space="preserve">，而大多数面向基于视频的假新闻检测的作品仍处于人工手动制作特征的初级阶段。作为检测假新闻视频的第一个工作，(Papadopoulou et al. 2018)基于视频元数据、标题语言学和评论可信度在特征上构建了一个SVM分类器。(Medina et al. </w:t>
      </w:r>
      <w:proofErr w:type="gramStart"/>
      <w:r>
        <w:rPr>
          <w:rFonts w:ascii="宋体" w:hAnsi="宋体" w:cs="宋体" w:hint="eastAsia"/>
        </w:rPr>
        <w:t>2020)</w:t>
      </w:r>
      <w:r>
        <w:rPr>
          <w:rFonts w:ascii="宋体" w:hAnsi="宋体" w:cs="宋体" w:hint="eastAsia"/>
          <w:vertAlign w:val="superscript"/>
          <w:rPrChange w:id="38" w:author="清欢" w:date="2024-08-10T21:23:00Z">
            <w:rPr>
              <w:rFonts w:ascii="宋体" w:hAnsi="宋体" w:cs="宋体" w:hint="eastAsia"/>
            </w:rPr>
          </w:rPrChange>
        </w:rPr>
        <w:t>[5]</w:t>
      </w:r>
      <w:r>
        <w:rPr>
          <w:rFonts w:ascii="宋体" w:hAnsi="宋体" w:cs="宋体" w:hint="eastAsia"/>
        </w:rPr>
        <w:t>使用标题和评论的</w:t>
      </w:r>
      <w:proofErr w:type="spellStart"/>
      <w:proofErr w:type="gramEnd"/>
      <w:r>
        <w:rPr>
          <w:rFonts w:ascii="宋体" w:hAnsi="宋体" w:cs="宋体" w:hint="eastAsia"/>
        </w:rPr>
        <w:t>tf-idf</w:t>
      </w:r>
      <w:proofErr w:type="spellEnd"/>
      <w:r>
        <w:rPr>
          <w:rFonts w:ascii="宋体" w:hAnsi="宋体" w:cs="宋体" w:hint="eastAsia"/>
        </w:rPr>
        <w:t>向量， 以及评论来进行分类</w:t>
      </w:r>
      <w:proofErr w:type="gramStart"/>
      <w:r>
        <w:rPr>
          <w:rFonts w:ascii="宋体" w:hAnsi="宋体" w:cs="宋体" w:hint="eastAsia"/>
        </w:rPr>
        <w:t>。(</w:t>
      </w:r>
      <w:proofErr w:type="gramEnd"/>
      <w:r>
        <w:rPr>
          <w:rFonts w:ascii="宋体" w:hAnsi="宋体" w:cs="宋体" w:hint="eastAsia"/>
        </w:rPr>
        <w:t xml:space="preserve">Hou et al. </w:t>
      </w:r>
      <w:proofErr w:type="gramStart"/>
      <w:r>
        <w:rPr>
          <w:rFonts w:ascii="宋体" w:hAnsi="宋体" w:cs="宋体" w:hint="eastAsia"/>
        </w:rPr>
        <w:t>2019)</w:t>
      </w:r>
      <w:r>
        <w:rPr>
          <w:rFonts w:ascii="宋体" w:hAnsi="宋体" w:cs="宋体" w:hint="eastAsia"/>
          <w:vertAlign w:val="superscript"/>
          <w:rPrChange w:id="39" w:author="清欢" w:date="2024-08-10T21:23:00Z">
            <w:rPr>
              <w:rFonts w:ascii="宋体" w:hAnsi="宋体" w:cs="宋体" w:hint="eastAsia"/>
            </w:rPr>
          </w:rPrChange>
        </w:rPr>
        <w:t>[6]</w:t>
      </w:r>
      <w:r>
        <w:rPr>
          <w:rFonts w:ascii="宋体" w:hAnsi="宋体" w:cs="宋体" w:hint="eastAsia"/>
        </w:rPr>
        <w:t>首先导入情感声学特征，(</w:t>
      </w:r>
      <w:proofErr w:type="gramEnd"/>
      <w:r>
        <w:rPr>
          <w:rFonts w:ascii="宋体" w:hAnsi="宋体" w:cs="宋体" w:hint="eastAsia"/>
        </w:rPr>
        <w:t xml:space="preserve">Li et al. </w:t>
      </w:r>
      <w:proofErr w:type="gramStart"/>
      <w:r>
        <w:rPr>
          <w:rFonts w:ascii="宋体" w:hAnsi="宋体" w:cs="宋体" w:hint="eastAsia"/>
        </w:rPr>
        <w:t>2022)</w:t>
      </w:r>
      <w:r>
        <w:rPr>
          <w:rFonts w:ascii="宋体" w:hAnsi="宋体" w:cs="宋体" w:hint="eastAsia"/>
          <w:vertAlign w:val="superscript"/>
          <w:rPrChange w:id="40" w:author="清欢" w:date="2024-08-10T21:24:00Z">
            <w:rPr>
              <w:rFonts w:ascii="宋体" w:hAnsi="宋体" w:cs="宋体" w:hint="eastAsia"/>
            </w:rPr>
          </w:rPrChange>
        </w:rPr>
        <w:t>[7]</w:t>
      </w:r>
      <w:r>
        <w:rPr>
          <w:rFonts w:ascii="宋体" w:hAnsi="宋体" w:cs="宋体" w:hint="eastAsia"/>
        </w:rPr>
        <w:t>将音频转换为文本提取语言特征</w:t>
      </w:r>
      <w:proofErr w:type="gramEnd"/>
      <w:r>
        <w:rPr>
          <w:rFonts w:ascii="宋体" w:hAnsi="宋体" w:cs="宋体" w:hint="eastAsia"/>
        </w:rPr>
        <w:t>。受深度神经网络快速发展的启发</w:t>
      </w:r>
      <w:proofErr w:type="gramStart"/>
      <w:r>
        <w:rPr>
          <w:rFonts w:ascii="宋体" w:hAnsi="宋体" w:cs="宋体" w:hint="eastAsia"/>
        </w:rPr>
        <w:t>，(</w:t>
      </w:r>
      <w:proofErr w:type="gramEnd"/>
      <w:r>
        <w:rPr>
          <w:rFonts w:ascii="宋体" w:hAnsi="宋体" w:cs="宋体" w:hint="eastAsia"/>
        </w:rPr>
        <w:t xml:space="preserve">Palod et al. </w:t>
      </w:r>
      <w:proofErr w:type="gramStart"/>
      <w:r>
        <w:rPr>
          <w:rFonts w:ascii="宋体" w:hAnsi="宋体" w:cs="宋体" w:hint="eastAsia"/>
        </w:rPr>
        <w:t>2019)</w:t>
      </w:r>
      <w:r>
        <w:rPr>
          <w:rFonts w:ascii="宋体" w:hAnsi="宋体" w:cs="宋体" w:hint="eastAsia"/>
          <w:vertAlign w:val="superscript"/>
          <w:rPrChange w:id="41" w:author="清欢" w:date="2024-08-10T21:24:00Z">
            <w:rPr>
              <w:rFonts w:ascii="宋体" w:hAnsi="宋体" w:cs="宋体" w:hint="eastAsia"/>
            </w:rPr>
          </w:rPrChange>
        </w:rPr>
        <w:t>[</w:t>
      </w:r>
      <w:proofErr w:type="gramEnd"/>
      <w:r>
        <w:rPr>
          <w:rFonts w:ascii="宋体" w:hAnsi="宋体" w:cs="宋体" w:hint="eastAsia"/>
          <w:vertAlign w:val="superscript"/>
          <w:rPrChange w:id="42" w:author="清欢" w:date="2024-08-10T21:24:00Z">
            <w:rPr>
              <w:rFonts w:ascii="宋体" w:hAnsi="宋体" w:cs="宋体" w:hint="eastAsia"/>
            </w:rPr>
          </w:rPrChange>
        </w:rPr>
        <w:t>8]</w:t>
      </w:r>
      <w:r>
        <w:rPr>
          <w:rFonts w:ascii="宋体" w:hAnsi="宋体" w:cs="宋体" w:hint="eastAsia"/>
        </w:rPr>
        <w:t xml:space="preserve"> 使用LSTM对评论特征进行建模，并将其与手工制作的特征连接起来</w:t>
      </w:r>
      <w:proofErr w:type="gramStart"/>
      <w:r>
        <w:rPr>
          <w:rFonts w:ascii="宋体" w:hAnsi="宋体" w:cs="宋体" w:hint="eastAsia"/>
        </w:rPr>
        <w:t>。(</w:t>
      </w:r>
      <w:proofErr w:type="gramEnd"/>
      <w:r>
        <w:rPr>
          <w:rFonts w:ascii="宋体" w:hAnsi="宋体" w:cs="宋体" w:hint="eastAsia"/>
        </w:rPr>
        <w:t xml:space="preserve">Choi and Ko </w:t>
      </w:r>
      <w:proofErr w:type="gramStart"/>
      <w:r>
        <w:rPr>
          <w:rFonts w:ascii="宋体" w:hAnsi="宋体" w:cs="宋体" w:hint="eastAsia"/>
        </w:rPr>
        <w:t>2021)</w:t>
      </w:r>
      <w:r>
        <w:rPr>
          <w:rFonts w:ascii="宋体" w:hAnsi="宋体" w:cs="宋体" w:hint="eastAsia"/>
          <w:vertAlign w:val="superscript"/>
          <w:rPrChange w:id="43" w:author="清欢" w:date="2024-08-10T21:25:00Z">
            <w:rPr>
              <w:rFonts w:ascii="宋体" w:hAnsi="宋体" w:cs="宋体" w:hint="eastAsia"/>
            </w:rPr>
          </w:rPrChange>
        </w:rPr>
        <w:t>[9]</w:t>
      </w:r>
      <w:r>
        <w:rPr>
          <w:rFonts w:ascii="宋体" w:hAnsi="宋体" w:cs="宋体" w:hint="eastAsia"/>
        </w:rPr>
        <w:t>提出了一个设计良好的模型</w:t>
      </w:r>
      <w:proofErr w:type="gramEnd"/>
      <w:r>
        <w:rPr>
          <w:rFonts w:ascii="宋体" w:hAnsi="宋体" w:cs="宋体" w:hint="eastAsia"/>
        </w:rPr>
        <w:t>，该模型使用预训练的模型来提取视频帧、标题和评论的特征。标题和评论之间主题分布的差异被用来融合这两种模式，并使用主题对抗分类来指导模型学习主题不可知特征，以获得良好的泛化</w:t>
      </w:r>
      <w:proofErr w:type="gramStart"/>
      <w:r>
        <w:rPr>
          <w:rFonts w:ascii="宋体" w:hAnsi="宋体" w:cs="宋体" w:hint="eastAsia"/>
        </w:rPr>
        <w:t>。(</w:t>
      </w:r>
      <w:proofErr w:type="gramEnd"/>
      <w:r>
        <w:rPr>
          <w:rFonts w:ascii="宋体" w:hAnsi="宋体" w:cs="宋体" w:hint="eastAsia"/>
        </w:rPr>
        <w:t xml:space="preserve">Shang et al. </w:t>
      </w:r>
      <w:proofErr w:type="gramStart"/>
      <w:r>
        <w:rPr>
          <w:rFonts w:ascii="宋体" w:hAnsi="宋体" w:cs="宋体" w:hint="eastAsia"/>
        </w:rPr>
        <w:t>2021)</w:t>
      </w:r>
      <w:r>
        <w:rPr>
          <w:rFonts w:ascii="宋体" w:hAnsi="宋体" w:cs="宋体" w:hint="eastAsia"/>
          <w:vertAlign w:val="superscript"/>
          <w:rPrChange w:id="44" w:author="清欢" w:date="2024-08-10T21:25:00Z">
            <w:rPr>
              <w:rFonts w:ascii="宋体" w:hAnsi="宋体" w:cs="宋体" w:hint="eastAsia"/>
            </w:rPr>
          </w:rPrChange>
        </w:rPr>
        <w:t>[10]</w:t>
      </w:r>
      <w:r>
        <w:rPr>
          <w:rFonts w:ascii="宋体" w:hAnsi="宋体" w:cs="宋体" w:hint="eastAsia"/>
        </w:rPr>
        <w:t>使用提取的语音文本来指导视觉框架的特征学习</w:t>
      </w:r>
      <w:proofErr w:type="gramEnd"/>
      <w:r>
        <w:rPr>
          <w:rFonts w:ascii="宋体" w:hAnsi="宋体" w:cs="宋体" w:hint="eastAsia"/>
        </w:rPr>
        <w:t xml:space="preserve">，使用MFCC (Palo, Chandra, and Mohanty </w:t>
      </w:r>
      <w:proofErr w:type="gramStart"/>
      <w:r>
        <w:rPr>
          <w:rFonts w:ascii="宋体" w:hAnsi="宋体" w:cs="宋体" w:hint="eastAsia"/>
        </w:rPr>
        <w:t>2018)</w:t>
      </w:r>
      <w:r>
        <w:rPr>
          <w:rFonts w:ascii="宋体" w:hAnsi="宋体" w:cs="宋体" w:hint="eastAsia"/>
          <w:vertAlign w:val="superscript"/>
          <w:rPrChange w:id="45" w:author="清欢" w:date="2024-08-10T21:26:00Z">
            <w:rPr>
              <w:rFonts w:ascii="宋体" w:hAnsi="宋体" w:cs="宋体" w:hint="eastAsia"/>
            </w:rPr>
          </w:rPrChange>
        </w:rPr>
        <w:t>[11]</w:t>
      </w:r>
      <w:r>
        <w:rPr>
          <w:rFonts w:ascii="宋体" w:hAnsi="宋体" w:cs="宋体" w:hint="eastAsia"/>
        </w:rPr>
        <w:t>特征来增强语音文本</w:t>
      </w:r>
      <w:proofErr w:type="gramEnd"/>
      <w:r>
        <w:rPr>
          <w:rFonts w:ascii="宋体" w:hAnsi="宋体" w:cs="宋体" w:hint="eastAsia"/>
        </w:rPr>
        <w:t>，然后使用共同关注模块来融合视觉和语音信息。</w:t>
      </w:r>
    </w:p>
    <w:p w14:paraId="2115967A" w14:textId="77777777" w:rsidR="00B53220" w:rsidRDefault="00000000">
      <w:pPr>
        <w:pStyle w:val="2"/>
        <w:spacing w:before="163" w:after="163"/>
      </w:pPr>
      <w:bookmarkStart w:id="46" w:name="_Toc11305"/>
      <w:bookmarkStart w:id="47" w:name="_Toc174289664"/>
      <w:r>
        <w:t>1.3</w:t>
      </w:r>
      <w:r>
        <w:rPr>
          <w:rFonts w:hint="eastAsia"/>
        </w:rPr>
        <w:t xml:space="preserve"> </w:t>
      </w:r>
      <w:r>
        <w:t>研究内容</w:t>
      </w:r>
      <w:bookmarkEnd w:id="46"/>
      <w:bookmarkEnd w:id="47"/>
    </w:p>
    <w:p w14:paraId="543A98AA" w14:textId="5EC48DC0" w:rsidR="00B53220" w:rsidRDefault="00000000">
      <w:pPr>
        <w:spacing w:before="163" w:after="163"/>
        <w:ind w:firstLine="420"/>
        <w:rPr>
          <w:rFonts w:ascii="宋体" w:hAnsi="宋体" w:cs="宋体" w:hint="eastAsia"/>
        </w:rPr>
      </w:pPr>
      <w:r>
        <w:rPr>
          <w:rFonts w:ascii="宋体" w:hAnsi="宋体" w:cs="宋体" w:hint="eastAsia"/>
        </w:rPr>
        <w:t>现有的作品在假新闻视频检测方面取得了一些成果，但它们只利用了实验</w:t>
      </w:r>
      <w:r>
        <w:rPr>
          <w:rFonts w:ascii="宋体" w:hAnsi="宋体" w:cs="宋体" w:hint="eastAsia"/>
        </w:rPr>
        <w:lastRenderedPageBreak/>
        <w:t>数据集中可用的部分模态进行检测，这不可避免地遗漏了一些重要线索。此外，由于这些方法是在不同的数据集上进行评估的，因此它们之间缺乏有效的比较。因此，在这项工作中，我们提出了一个新的多模态检测模型</w:t>
      </w:r>
      <w:del w:id="48" w:author="清欢" w:date="2024-08-10T22:04:00Z">
        <w:r>
          <w:rPr>
            <w:rFonts w:ascii="宋体" w:hAnsi="宋体" w:cs="宋体" w:hint="eastAsia"/>
          </w:rPr>
          <w:delText>SV-DEFEND</w:delText>
        </w:r>
      </w:del>
      <w:ins w:id="49" w:author="清欢" w:date="2024-08-10T22:04:00Z">
        <w:r>
          <w:rPr>
            <w:rFonts w:ascii="宋体" w:hAnsi="宋体" w:cs="宋体" w:hint="eastAsia"/>
          </w:rPr>
          <w:t xml:space="preserve"> SV-Shield</w:t>
        </w:r>
      </w:ins>
      <w:r>
        <w:rPr>
          <w:rFonts w:ascii="宋体" w:hAnsi="宋体" w:cs="宋体" w:hint="eastAsia"/>
        </w:rPr>
        <w:t>，该模型考虑了所有涉及的模态，并在本课题组整理的</w:t>
      </w:r>
      <w:r w:rsidR="004F3176">
        <w:rPr>
          <w:rFonts w:ascii="宋体" w:hAnsi="宋体" w:cs="宋体" w:hint="eastAsia"/>
        </w:rPr>
        <w:t>ES-</w:t>
      </w:r>
      <w:r>
        <w:rPr>
          <w:rFonts w:ascii="宋体" w:hAnsi="宋体" w:cs="宋体" w:hint="eastAsia"/>
        </w:rPr>
        <w:t>SV数据集上重新实现这些代表性的基线方法，以进行公平的</w:t>
      </w:r>
      <w:del w:id="50" w:author="清欢" w:date="2024-08-10T21:26:00Z">
        <w:r>
          <w:rPr>
            <w:rFonts w:ascii="宋体" w:hAnsi="宋体" w:cs="宋体"/>
          </w:rPr>
          <w:delText>比较</w:delText>
        </w:r>
      </w:del>
      <w:ins w:id="51" w:author="清欢" w:date="2024-08-10T21:26:00Z">
        <w:r>
          <w:rPr>
            <w:rFonts w:ascii="宋体" w:hAnsi="宋体" w:cs="宋体" w:hint="eastAsia"/>
          </w:rPr>
          <w:t>对比分析</w:t>
        </w:r>
      </w:ins>
      <w:r>
        <w:rPr>
          <w:rFonts w:ascii="宋体" w:hAnsi="宋体" w:cs="宋体" w:hint="eastAsia"/>
        </w:rPr>
        <w:t>。</w:t>
      </w:r>
    </w:p>
    <w:p w14:paraId="66FFA37F" w14:textId="1DC17B40" w:rsidR="00B53220" w:rsidRDefault="00000000">
      <w:pPr>
        <w:spacing w:before="163" w:after="163"/>
        <w:ind w:firstLine="420"/>
        <w:rPr>
          <w:rFonts w:ascii="宋体" w:hAnsi="宋体" w:cs="宋体" w:hint="eastAsia"/>
        </w:rPr>
      </w:pPr>
      <w:r>
        <w:rPr>
          <w:rFonts w:ascii="宋体" w:hAnsi="宋体" w:cs="宋体" w:hint="eastAsia"/>
        </w:rPr>
        <w:t>为了解决假新闻视频检测的挑战，我们提出了一个名为</w:t>
      </w:r>
      <w:del w:id="52" w:author="清欢" w:date="2024-08-10T22:04:00Z">
        <w:r>
          <w:rPr>
            <w:rFonts w:ascii="宋体" w:hAnsi="宋体" w:cs="宋体" w:hint="eastAsia"/>
          </w:rPr>
          <w:delText>SV-DEFEND</w:delText>
        </w:r>
      </w:del>
      <w:ins w:id="53" w:author="清欢" w:date="2024-08-10T22:04:00Z">
        <w:r>
          <w:rPr>
            <w:rFonts w:ascii="宋体" w:hAnsi="宋体" w:cs="宋体" w:hint="eastAsia"/>
          </w:rPr>
          <w:t xml:space="preserve"> SV-Shield</w:t>
        </w:r>
      </w:ins>
      <w:r>
        <w:rPr>
          <w:rFonts w:ascii="宋体" w:hAnsi="宋体" w:cs="宋体" w:hint="eastAsia"/>
        </w:rPr>
        <w:t>(</w:t>
      </w:r>
      <w:ins w:id="54" w:author="清欢" w:date="2024-08-10T21:26:00Z">
        <w:r>
          <w:rPr>
            <w:rFonts w:ascii="宋体" w:hAnsi="宋体" w:cs="宋体" w:hint="eastAsia"/>
          </w:rPr>
          <w:t>英文全称，</w:t>
        </w:r>
      </w:ins>
      <w:r>
        <w:rPr>
          <w:rFonts w:ascii="宋体" w:hAnsi="宋体" w:cs="宋体" w:hint="eastAsia"/>
        </w:rPr>
        <w:t>短视频假新闻检测)的多模态模型，作为</w:t>
      </w:r>
      <w:r w:rsidR="004F3176">
        <w:rPr>
          <w:rFonts w:ascii="宋体" w:hAnsi="宋体" w:cs="宋体" w:hint="eastAsia"/>
        </w:rPr>
        <w:t>ES-SV</w:t>
      </w:r>
      <w:r>
        <w:rPr>
          <w:rFonts w:ascii="宋体" w:hAnsi="宋体" w:cs="宋体" w:hint="eastAsia"/>
        </w:rPr>
        <w:t>的新基线。该模型利用交叉注意力机制和多尺度卷积，通过不同尺度的卷积核进行卷积然后再令视频信息与社会语境特征融合。我们在</w:t>
      </w:r>
      <w:r w:rsidR="004F3176">
        <w:rPr>
          <w:rFonts w:ascii="宋体" w:hAnsi="宋体" w:cs="宋体" w:hint="eastAsia"/>
        </w:rPr>
        <w:t>ES-SV</w:t>
      </w:r>
      <w:r>
        <w:rPr>
          <w:rFonts w:ascii="宋体" w:hAnsi="宋体" w:cs="宋体" w:hint="eastAsia"/>
        </w:rPr>
        <w:t>上进行了大量的实验，比较了所提出的模型和现有的基线方法。结果验证了</w:t>
      </w:r>
      <w:ins w:id="55" w:author="清欢" w:date="2024-08-10T22:04:00Z">
        <w:r w:rsidR="004F3176">
          <w:rPr>
            <w:rFonts w:ascii="宋体" w:hAnsi="宋体" w:cs="宋体" w:hint="eastAsia"/>
          </w:rPr>
          <w:t>SV-Shield</w:t>
        </w:r>
      </w:ins>
      <w:r>
        <w:rPr>
          <w:rFonts w:ascii="宋体" w:hAnsi="宋体" w:cs="宋体" w:hint="eastAsia"/>
        </w:rPr>
        <w:t>的优越性，并为未来的工作提供了不同方法和模式的详细见解。</w:t>
      </w:r>
    </w:p>
    <w:p w14:paraId="56EA0502" w14:textId="77777777" w:rsidR="00385EA8" w:rsidRDefault="00000000" w:rsidP="00385EA8">
      <w:pPr>
        <w:spacing w:before="163" w:after="163"/>
        <w:ind w:firstLine="420"/>
        <w:rPr>
          <w:rFonts w:ascii="宋体" w:hAnsi="宋体" w:cs="宋体" w:hint="eastAsia"/>
        </w:rPr>
        <w:sectPr w:rsidR="00385EA8" w:rsidSect="00FC1225">
          <w:footerReference w:type="default" r:id="rId18"/>
          <w:pgSz w:w="11906" w:h="16838"/>
          <w:pgMar w:top="1440" w:right="1800" w:bottom="1440" w:left="1800" w:header="851" w:footer="992" w:gutter="0"/>
          <w:pgNumType w:start="3"/>
          <w:cols w:space="425"/>
          <w:docGrid w:type="lines" w:linePitch="326"/>
        </w:sectPr>
      </w:pPr>
      <w:r>
        <w:rPr>
          <w:rFonts w:ascii="宋体" w:hAnsi="宋体" w:cs="宋体" w:hint="eastAsia"/>
        </w:rPr>
        <w:t>同时，将</w:t>
      </w:r>
      <w:ins w:id="56" w:author="清欢" w:date="2024-08-10T22:04:00Z">
        <w:r w:rsidR="004F3176">
          <w:rPr>
            <w:rFonts w:ascii="宋体" w:hAnsi="宋体" w:cs="宋体" w:hint="eastAsia"/>
          </w:rPr>
          <w:t>SV-Shield</w:t>
        </w:r>
      </w:ins>
      <w:r>
        <w:rPr>
          <w:rFonts w:ascii="宋体" w:hAnsi="宋体" w:cs="宋体" w:hint="eastAsia"/>
        </w:rPr>
        <w:t>模型部署为</w:t>
      </w:r>
      <w:del w:id="57" w:author="清欢" w:date="2024-08-10T21:27:00Z">
        <w:r>
          <w:rPr>
            <w:rFonts w:ascii="宋体" w:hAnsi="宋体" w:cs="宋体"/>
          </w:rPr>
          <w:delText>w</w:delText>
        </w:r>
      </w:del>
      <w:ins w:id="58" w:author="清欢" w:date="2024-08-10T21:27:00Z">
        <w:r>
          <w:rPr>
            <w:rFonts w:ascii="宋体" w:hAnsi="宋体" w:cs="宋体" w:hint="eastAsia"/>
          </w:rPr>
          <w:t>W</w:t>
        </w:r>
      </w:ins>
      <w:r>
        <w:rPr>
          <w:rFonts w:ascii="宋体" w:hAnsi="宋体" w:cs="宋体" w:hint="eastAsia"/>
        </w:rPr>
        <w:t>eb应用，将检测结果可视化。为用户提供更加直观和友好的界面，用户可以通过这个应用对上传的短视频进行检测并判断真假。本产品可部署于各大短视频平台的后端，对发布的新闻进行检测，并统计数据，使得用户拥有一个健康绿色的网络环境。</w:t>
      </w:r>
    </w:p>
    <w:p w14:paraId="69176765" w14:textId="77777777" w:rsidR="00385EA8" w:rsidRDefault="00385EA8" w:rsidP="00385EA8">
      <w:pPr>
        <w:spacing w:before="156" w:after="156"/>
        <w:ind w:firstLine="420"/>
        <w:rPr>
          <w:rFonts w:ascii="宋体" w:hAnsi="宋体" w:cs="宋体" w:hint="eastAsia"/>
        </w:rPr>
        <w:sectPr w:rsidR="00385EA8" w:rsidSect="00385EA8">
          <w:pgSz w:w="11906" w:h="16838"/>
          <w:pgMar w:top="1440" w:right="1800" w:bottom="1440" w:left="1800" w:header="851" w:footer="992" w:gutter="0"/>
          <w:cols w:space="425"/>
          <w:docGrid w:type="lines" w:linePitch="312"/>
        </w:sectPr>
      </w:pPr>
    </w:p>
    <w:p w14:paraId="4AA2ADAF" w14:textId="769197A7" w:rsidR="00A2393E" w:rsidRPr="00385EA8" w:rsidRDefault="00A2393E" w:rsidP="00385EA8">
      <w:pPr>
        <w:spacing w:before="156" w:after="156"/>
        <w:ind w:firstLine="420"/>
        <w:rPr>
          <w:rFonts w:ascii="宋体" w:hAnsi="宋体" w:cs="宋体" w:hint="eastAsia"/>
        </w:rPr>
      </w:pPr>
    </w:p>
    <w:p w14:paraId="556D6E45" w14:textId="4A73C8C5" w:rsidR="00B53220" w:rsidRPr="00385EA8" w:rsidRDefault="00000000">
      <w:pPr>
        <w:pStyle w:val="1"/>
        <w:numPr>
          <w:ilvl w:val="0"/>
          <w:numId w:val="3"/>
        </w:numPr>
        <w:spacing w:before="156" w:after="156"/>
        <w:jc w:val="center"/>
        <w:rPr>
          <w:rFonts w:hint="eastAsia"/>
        </w:rPr>
      </w:pPr>
      <w:bookmarkStart w:id="59" w:name="_Toc26832"/>
      <w:bookmarkStart w:id="60" w:name="_Toc174289665"/>
      <w:r w:rsidRPr="00385EA8">
        <w:rPr>
          <w:rFonts w:hint="eastAsia"/>
        </w:rPr>
        <w:t>作品设计与实现</w:t>
      </w:r>
      <w:bookmarkEnd w:id="59"/>
      <w:bookmarkEnd w:id="60"/>
    </w:p>
    <w:p w14:paraId="622C3464" w14:textId="77777777" w:rsidR="00B53220" w:rsidRDefault="00000000">
      <w:pPr>
        <w:pStyle w:val="2"/>
        <w:spacing w:before="156" w:after="156"/>
      </w:pPr>
      <w:bookmarkStart w:id="61" w:name="_Toc10850"/>
      <w:bookmarkStart w:id="62" w:name="_Toc174289666"/>
      <w:r>
        <w:t>2.1</w:t>
      </w:r>
      <w:r>
        <w:rPr>
          <w:rFonts w:hint="eastAsia"/>
        </w:rPr>
        <w:t xml:space="preserve"> </w:t>
      </w:r>
      <w:r>
        <w:rPr>
          <w:rFonts w:hint="eastAsia"/>
        </w:rPr>
        <w:t>作品</w:t>
      </w:r>
      <w:ins w:id="63" w:author="清欢" w:date="2024-08-10T22:01:00Z">
        <w:r>
          <w:rPr>
            <w:rFonts w:hint="eastAsia"/>
          </w:rPr>
          <w:t>设计</w:t>
        </w:r>
      </w:ins>
      <w:del w:id="64" w:author="清欢" w:date="2024-08-10T22:01:00Z">
        <w:r>
          <w:rPr>
            <w:rFonts w:hint="eastAsia"/>
          </w:rPr>
          <w:delText>设</w:delText>
        </w:r>
      </w:del>
      <w:r>
        <w:rPr>
          <w:rFonts w:hint="eastAsia"/>
        </w:rPr>
        <w:t>思路与想法</w:t>
      </w:r>
      <w:bookmarkEnd w:id="61"/>
      <w:bookmarkEnd w:id="62"/>
    </w:p>
    <w:p w14:paraId="54E2CCAC" w14:textId="77777777" w:rsidR="00B53220" w:rsidRDefault="00000000">
      <w:pPr>
        <w:spacing w:before="156" w:after="156"/>
        <w:ind w:firstLine="420"/>
        <w:rPr>
          <w:rFonts w:hint="eastAsia"/>
        </w:rPr>
      </w:pPr>
      <w:r>
        <w:rPr>
          <w:rFonts w:hint="eastAsia"/>
        </w:rPr>
        <w:t>本产品的设计思路来源于对于短视频虚假新闻特点的分析，本文认为只有彻底分析透彻其传播虚假新闻的特点，才能</w:t>
      </w:r>
      <w:proofErr w:type="gramStart"/>
      <w:r>
        <w:rPr>
          <w:rFonts w:hint="eastAsia"/>
        </w:rPr>
        <w:t>构较为</w:t>
      </w:r>
      <w:proofErr w:type="gramEnd"/>
      <w:r>
        <w:rPr>
          <w:rFonts w:hint="eastAsia"/>
        </w:rPr>
        <w:t>针对的模型进行检测。为了</w:t>
      </w:r>
      <w:proofErr w:type="gramStart"/>
      <w:r>
        <w:rPr>
          <w:rFonts w:hint="eastAsia"/>
        </w:rPr>
        <w:t>揭示假</w:t>
      </w:r>
      <w:proofErr w:type="gramEnd"/>
      <w:r>
        <w:rPr>
          <w:rFonts w:hint="eastAsia"/>
        </w:rPr>
        <w:t>新闻视频和真实新闻视频的不同行为，本文从新闻文本信息、视频、音频、社会背景和用户属性等多个角度进行了一些探索性分析，为检测提供依据。</w:t>
      </w:r>
    </w:p>
    <w:p w14:paraId="1BD2D55A" w14:textId="77777777" w:rsidR="00B53220" w:rsidRDefault="00000000">
      <w:pPr>
        <w:pStyle w:val="3"/>
        <w:spacing w:before="156" w:after="156"/>
        <w:rPr>
          <w:rFonts w:hint="eastAsia"/>
        </w:rPr>
      </w:pPr>
      <w:bookmarkStart w:id="65" w:name="_Toc174289667"/>
      <w:r>
        <w:rPr>
          <w:rFonts w:hint="eastAsia"/>
        </w:rPr>
        <w:t xml:space="preserve">2.1.1 </w:t>
      </w:r>
      <w:r>
        <w:rPr>
          <w:rFonts w:hint="eastAsia"/>
        </w:rPr>
        <w:t>文本信息分析</w:t>
      </w:r>
      <w:bookmarkEnd w:id="65"/>
    </w:p>
    <w:p w14:paraId="024FA2A2" w14:textId="77777777" w:rsidR="00B53220" w:rsidRDefault="00000000">
      <w:pPr>
        <w:spacing w:before="156" w:after="156"/>
        <w:ind w:firstLine="420"/>
        <w:rPr>
          <w:rFonts w:hint="eastAsia"/>
        </w:rPr>
      </w:pPr>
      <w:r>
        <w:rPr>
          <w:rFonts w:hint="eastAsia"/>
        </w:rPr>
        <w:t>在文献中，文本是检测假新闻的主要形式。我们观察到，与真实新闻相比，假新闻视频的标题</w:t>
      </w:r>
      <w:r>
        <w:t xml:space="preserve"> </w:t>
      </w:r>
      <w:r>
        <w:rPr>
          <w:rFonts w:hint="eastAsia"/>
        </w:rPr>
        <w:t>更短，空标题更多，提供的信息更少。视频标题的词云显示，假新闻标题非常强调“视频”一词，更喜欢情绪化和口语的词语，涵盖的话题也比较多样化。不同的是，真正的新闻视频更多地使用新闻用语，更关注事故和灾难。</w:t>
      </w:r>
      <w:r>
        <w:t xml:space="preserve"> </w:t>
      </w:r>
    </w:p>
    <w:p w14:paraId="441ED886" w14:textId="77777777" w:rsidR="00B53220" w:rsidRDefault="00000000">
      <w:pPr>
        <w:pStyle w:val="3"/>
        <w:spacing w:before="156" w:after="156"/>
        <w:rPr>
          <w:rFonts w:hint="eastAsia"/>
        </w:rPr>
      </w:pPr>
      <w:bookmarkStart w:id="66" w:name="_Toc174289668"/>
      <w:r>
        <w:rPr>
          <w:rFonts w:hint="eastAsia"/>
        </w:rPr>
        <w:t xml:space="preserve">2.1.2 </w:t>
      </w:r>
      <w:r>
        <w:rPr>
          <w:rFonts w:hint="eastAsia"/>
        </w:rPr>
        <w:t>视频信息分析</w:t>
      </w:r>
      <w:bookmarkEnd w:id="66"/>
    </w:p>
    <w:p w14:paraId="6E6564F2" w14:textId="77777777" w:rsidR="00B53220" w:rsidRDefault="00000000">
      <w:pPr>
        <w:spacing w:before="156" w:after="156"/>
        <w:ind w:firstLine="420"/>
        <w:rPr>
          <w:rFonts w:ascii="宋体" w:hAnsi="宋体" w:cs="宋体" w:hint="eastAsia"/>
        </w:rPr>
      </w:pPr>
      <w:r>
        <w:rPr>
          <w:rFonts w:ascii="宋体" w:hAnsi="宋体" w:cs="宋体" w:hint="eastAsia"/>
        </w:rPr>
        <w:t>图像质量被认为是反映原创性的，后期的剪辑和重新排版可能会 导致图像质量较差，而真实新闻的视频则相比之下更为清晰流畅，图像质量也就更高。因此被用作文本-图像假新闻检测的有效线索。根据他们的工作，我们在</w:t>
      </w:r>
      <w:proofErr w:type="gramStart"/>
      <w:r>
        <w:rPr>
          <w:rFonts w:ascii="宋体" w:hAnsi="宋体" w:cs="宋体" w:hint="eastAsia"/>
        </w:rPr>
        <w:t>视频帧上使用</w:t>
      </w:r>
      <w:proofErr w:type="gramEnd"/>
      <w:r>
        <w:rPr>
          <w:rFonts w:ascii="宋体" w:hAnsi="宋体" w:cs="宋体" w:hint="eastAsia"/>
        </w:rPr>
        <w:t>NIQE(Mittal, Soundararajan, and Bovik 2012)[12]来间接测量视频质量。</w:t>
      </w:r>
    </w:p>
    <w:p w14:paraId="42DE87B5" w14:textId="77777777" w:rsidR="00B53220" w:rsidRDefault="00000000">
      <w:pPr>
        <w:pStyle w:val="3"/>
        <w:spacing w:before="156" w:after="156"/>
        <w:rPr>
          <w:rFonts w:hint="eastAsia"/>
        </w:rPr>
      </w:pPr>
      <w:bookmarkStart w:id="67" w:name="_Toc174289669"/>
      <w:r>
        <w:t>2.1.3</w:t>
      </w:r>
      <w:r>
        <w:rPr>
          <w:rFonts w:hint="eastAsia"/>
        </w:rPr>
        <w:t xml:space="preserve"> </w:t>
      </w:r>
      <w:r>
        <w:t>音频</w:t>
      </w:r>
      <w:r>
        <w:rPr>
          <w:rFonts w:hint="eastAsia"/>
        </w:rPr>
        <w:t>信息分析</w:t>
      </w:r>
      <w:bookmarkEnd w:id="67"/>
    </w:p>
    <w:p w14:paraId="6E0904E4" w14:textId="77777777" w:rsidR="00B53220" w:rsidRDefault="00000000">
      <w:pPr>
        <w:spacing w:before="156" w:after="156"/>
        <w:ind w:firstLine="420"/>
        <w:rPr>
          <w:rFonts w:ascii="宋体" w:hAnsi="宋体" w:cs="宋体" w:hint="eastAsia"/>
          <w:w w:val="95"/>
          <w:szCs w:val="21"/>
        </w:rPr>
      </w:pPr>
      <w:r>
        <w:rPr>
          <w:rFonts w:ascii="宋体" w:hAnsi="宋体" w:cs="宋体" w:hint="eastAsia"/>
        </w:rPr>
        <w:t>情感在检测假新闻中起着重要作用，情感信号存在于新闻文本、新闻图片或用户响应中(Zhang et al. 2021)</w:t>
      </w:r>
      <w:r>
        <w:rPr>
          <w:rFonts w:ascii="宋体" w:hAnsi="宋体" w:cs="宋体" w:hint="eastAsia"/>
          <w:vertAlign w:val="superscript"/>
          <w:rPrChange w:id="68" w:author="清欢" w:date="2024-08-10T21:27:00Z">
            <w:rPr>
              <w:rFonts w:ascii="宋体" w:hAnsi="宋体" w:cs="宋体" w:hint="eastAsia"/>
            </w:rPr>
          </w:rPrChange>
        </w:rPr>
        <w:t>[13]</w:t>
      </w:r>
      <w:r>
        <w:rPr>
          <w:rFonts w:ascii="宋体" w:hAnsi="宋体" w:cs="宋体" w:hint="eastAsia"/>
        </w:rPr>
        <w:t>，具体来说，音频情感信号可以通过声音的音调、语速、音量、语气等方面来表达说话者的情感状态，包括愤怒、喜悦、</w:t>
      </w:r>
      <w:r>
        <w:rPr>
          <w:rFonts w:ascii="宋体" w:hAnsi="宋体" w:cs="宋体" w:hint="eastAsia"/>
        </w:rPr>
        <w:lastRenderedPageBreak/>
        <w:t>悲伤等。在短视频虚假新闻判断中，可以在图像检测的同时，利用音频情感信号来辅助判断说话者的情绪是否与情景相符，进而判断是否存在欺骗行为。自然，本产品通过选用</w:t>
      </w:r>
      <w:proofErr w:type="gramStart"/>
      <w:r>
        <w:rPr>
          <w:rFonts w:ascii="宋体" w:hAnsi="宋体" w:cs="宋体" w:hint="eastAsia"/>
        </w:rPr>
        <w:t>预训练</w:t>
      </w:r>
      <w:proofErr w:type="gramEnd"/>
      <w:r>
        <w:rPr>
          <w:rFonts w:ascii="宋体" w:hAnsi="宋体" w:cs="宋体" w:hint="eastAsia"/>
        </w:rPr>
        <w:t xml:space="preserve">的wav2vec2 </w:t>
      </w:r>
      <w:hyperlink w:anchor="_bookmark24" w:history="1">
        <w:r w:rsidR="00B53220">
          <w:rPr>
            <w:rFonts w:ascii="宋体" w:hAnsi="宋体" w:cs="宋体" w:hint="eastAsia"/>
          </w:rPr>
          <w:t xml:space="preserve">(Baevski et al. </w:t>
        </w:r>
      </w:hyperlink>
      <w:r>
        <w:rPr>
          <w:rFonts w:hint="eastAsia"/>
        </w:rPr>
        <w:fldChar w:fldCharType="begin"/>
      </w:r>
      <w:r>
        <w:instrText xml:space="preserve"> HYPERLINK \l "_bookmark24" </w:instrText>
      </w:r>
      <w:r>
        <w:rPr>
          <w:rFonts w:hint="eastAsia"/>
        </w:rPr>
      </w:r>
      <w:r>
        <w:rPr>
          <w:rFonts w:hint="eastAsia"/>
        </w:rPr>
        <w:fldChar w:fldCharType="separate"/>
      </w:r>
      <w:r>
        <w:rPr>
          <w:rFonts w:ascii="宋体" w:hAnsi="宋体" w:cs="宋体" w:hint="eastAsia"/>
        </w:rPr>
        <w:t>2020)</w:t>
      </w:r>
      <w:del w:id="69" w:author="清欢" w:date="2024-08-10T21:28:00Z">
        <w:r>
          <w:rPr>
            <w:rFonts w:ascii="宋体" w:hAnsi="宋体" w:cs="宋体" w:hint="eastAsia"/>
          </w:rPr>
          <w:delText>.</w:delText>
        </w:r>
      </w:del>
      <w:r>
        <w:rPr>
          <w:rFonts w:ascii="宋体" w:hAnsi="宋体" w:cs="宋体" w:hint="eastAsia"/>
        </w:rPr>
        <w:t xml:space="preserve"> </w:t>
      </w:r>
      <w:r>
        <w:rPr>
          <w:rFonts w:ascii="宋体" w:hAnsi="宋体" w:cs="宋体" w:hint="eastAsia"/>
        </w:rPr>
        <w:fldChar w:fldCharType="end"/>
      </w:r>
      <w:r>
        <w:rPr>
          <w:rFonts w:ascii="宋体" w:hAnsi="宋体" w:cs="宋体" w:hint="eastAsia"/>
          <w:vertAlign w:val="superscript"/>
          <w:rPrChange w:id="70" w:author="清欢" w:date="2024-08-10T21:28:00Z">
            <w:rPr>
              <w:rFonts w:ascii="宋体" w:hAnsi="宋体" w:cs="宋体" w:hint="eastAsia"/>
            </w:rPr>
          </w:rPrChange>
        </w:rPr>
        <w:t>[14]</w:t>
      </w:r>
      <w:r>
        <w:rPr>
          <w:rFonts w:ascii="宋体" w:hAnsi="宋体" w:cs="宋体" w:hint="eastAsia"/>
        </w:rPr>
        <w:t>模型来分析语音情感。</w:t>
      </w:r>
    </w:p>
    <w:p w14:paraId="6B0D8C5F" w14:textId="77777777" w:rsidR="00B53220" w:rsidRDefault="00000000">
      <w:pPr>
        <w:pStyle w:val="3"/>
        <w:spacing w:before="156" w:after="156"/>
        <w:rPr>
          <w:rFonts w:hint="eastAsia"/>
        </w:rPr>
      </w:pPr>
      <w:bookmarkStart w:id="71" w:name="_Toc174289670"/>
      <w:r>
        <w:rPr>
          <w:rFonts w:hint="eastAsia"/>
        </w:rPr>
        <w:t xml:space="preserve">2.1.4 </w:t>
      </w:r>
      <w:r>
        <w:rPr>
          <w:rFonts w:hint="eastAsia"/>
        </w:rPr>
        <w:t>社会背景</w:t>
      </w:r>
      <w:r>
        <w:t>&amp;</w:t>
      </w:r>
      <w:r>
        <w:rPr>
          <w:rFonts w:hint="eastAsia"/>
        </w:rPr>
        <w:t>用户属性信息分析</w:t>
      </w:r>
      <w:bookmarkEnd w:id="71"/>
      <w:r>
        <w:t xml:space="preserve"> </w:t>
      </w:r>
    </w:p>
    <w:p w14:paraId="01CF07EF" w14:textId="77777777" w:rsidR="00B53220" w:rsidRDefault="00000000">
      <w:pPr>
        <w:spacing w:before="156" w:after="156"/>
        <w:ind w:firstLine="420"/>
        <w:rPr>
          <w:rFonts w:ascii="宋体" w:hAnsi="宋体" w:cs="宋体" w:hint="eastAsia"/>
          <w:szCs w:val="21"/>
        </w:rPr>
      </w:pPr>
      <w:r>
        <w:rPr>
          <w:rFonts w:ascii="宋体" w:hAnsi="宋体" w:cs="宋体" w:hint="eastAsia"/>
        </w:rPr>
        <w:t>社会背景和用户属性也与假新闻的传播相关(</w:t>
      </w:r>
      <w:proofErr w:type="spellStart"/>
      <w:r>
        <w:rPr>
          <w:rFonts w:ascii="宋体" w:hAnsi="宋体" w:cs="宋体" w:hint="eastAsia"/>
        </w:rPr>
        <w:t>Shu,Wang</w:t>
      </w:r>
      <w:proofErr w:type="spellEnd"/>
      <w:r>
        <w:rPr>
          <w:rFonts w:ascii="宋体" w:hAnsi="宋体" w:cs="宋体" w:hint="eastAsia"/>
        </w:rPr>
        <w:t xml:space="preserve"> and Liu,2018)</w:t>
      </w:r>
      <w:r>
        <w:rPr>
          <w:rFonts w:ascii="宋体" w:hAnsi="宋体" w:cs="宋体" w:hint="eastAsia"/>
          <w:vertAlign w:val="superscript"/>
          <w:rPrChange w:id="72" w:author="清欢" w:date="2024-08-10T21:28:00Z">
            <w:rPr>
              <w:rFonts w:ascii="宋体" w:hAnsi="宋体" w:cs="宋体" w:hint="eastAsia"/>
            </w:rPr>
          </w:rPrChange>
        </w:rPr>
        <w:t>[15]</w:t>
      </w:r>
      <w:r>
        <w:rPr>
          <w:rFonts w:ascii="宋体" w:hAnsi="宋体" w:cs="宋体" w:hint="eastAsia"/>
        </w:rPr>
        <w:t>。如图2-1所示，据统计大多数真实新闻的发布者都是经过验证的账户，而大多数假新闻发布者则不是。由此可将“发布新闻视频的用户是否在平台进行认证过”作为传播虚假新闻的线索之一。同样，在主页订阅数上，可以看到</w:t>
      </w:r>
      <w:proofErr w:type="gramStart"/>
      <w:r>
        <w:rPr>
          <w:rFonts w:ascii="宋体" w:hAnsi="宋体" w:cs="宋体" w:hint="eastAsia"/>
        </w:rPr>
        <w:t>真新闻</w:t>
      </w:r>
      <w:proofErr w:type="gramEnd"/>
      <w:r>
        <w:rPr>
          <w:rFonts w:ascii="宋体" w:hAnsi="宋体" w:cs="宋体" w:hint="eastAsia"/>
        </w:rPr>
        <w:t>视频发布者远超假新闻视频发布者，由此可以将“订阅”行为可以作为判定真假短视频的依据。最后我们统计了短视频评论中的质疑性评论，如出现“真的吗？”、“这不会是骗人的吧”之类的评论，我们都将其归结于质疑性评论。而真视频下的</w:t>
      </w:r>
      <w:proofErr w:type="gramStart"/>
      <w:r>
        <w:rPr>
          <w:rFonts w:ascii="宋体" w:hAnsi="宋体" w:cs="宋体" w:hint="eastAsia"/>
        </w:rPr>
        <w:t>评论区</w:t>
      </w:r>
      <w:proofErr w:type="gramEnd"/>
      <w:r>
        <w:rPr>
          <w:rFonts w:ascii="宋体" w:hAnsi="宋体" w:cs="宋体" w:hint="eastAsia"/>
        </w:rPr>
        <w:t>出现类似评论的数量占比远</w:t>
      </w:r>
      <w:proofErr w:type="gramStart"/>
      <w:r>
        <w:rPr>
          <w:rFonts w:ascii="宋体" w:hAnsi="宋体" w:cs="宋体" w:hint="eastAsia"/>
        </w:rPr>
        <w:t>低于假</w:t>
      </w:r>
      <w:proofErr w:type="gramEnd"/>
      <w:r>
        <w:rPr>
          <w:rFonts w:ascii="宋体" w:hAnsi="宋体" w:cs="宋体" w:hint="eastAsia"/>
        </w:rPr>
        <w:t>新闻视频。故也可将其看作判断短视频新闻真假的标尺。同理可以看出下图真假视频在其他两个方面即粉丝数和视频总数在统计数据上也有很大的差距。综上来看，真假短视频新闻在以上所统计的五个方面有着明显差异，故本团队将其定义为新的模态并用于检测短视频的真假。</w:t>
      </w:r>
    </w:p>
    <w:p w14:paraId="7E701331" w14:textId="77777777" w:rsidR="00B53220" w:rsidRDefault="00000000">
      <w:pPr>
        <w:spacing w:before="156" w:after="156"/>
        <w:jc w:val="center"/>
        <w:rPr>
          <w:rFonts w:ascii="宋体" w:hAnsi="宋体" w:hint="eastAsia"/>
          <w:b/>
          <w:bCs/>
          <w:w w:val="95"/>
          <w:szCs w:val="21"/>
        </w:rPr>
      </w:pPr>
      <w:r>
        <w:rPr>
          <w:rFonts w:ascii="宋体" w:hAnsi="宋体"/>
          <w:b/>
          <w:bCs/>
          <w:noProof/>
          <w:w w:val="95"/>
          <w:szCs w:val="21"/>
        </w:rPr>
        <w:drawing>
          <wp:inline distT="0" distB="0" distL="0" distR="0" wp14:anchorId="2F99762F" wp14:editId="2D57B188">
            <wp:extent cx="5274310" cy="1656080"/>
            <wp:effectExtent l="0" t="0" r="2540" b="1270"/>
            <wp:docPr id="197475728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57285" name="图片 13"/>
                    <pic:cNvPicPr>
                      <a:picLocks noChangeAspect="1"/>
                    </pic:cNvPicPr>
                  </pic:nvPicPr>
                  <pic:blipFill>
                    <a:blip r:embed="rId19"/>
                    <a:stretch>
                      <a:fillRect/>
                    </a:stretch>
                  </pic:blipFill>
                  <pic:spPr>
                    <a:xfrm>
                      <a:off x="0" y="0"/>
                      <a:ext cx="5274310" cy="1656080"/>
                    </a:xfrm>
                    <a:prstGeom prst="rect">
                      <a:avLst/>
                    </a:prstGeom>
                  </pic:spPr>
                </pic:pic>
              </a:graphicData>
            </a:graphic>
          </wp:inline>
        </w:drawing>
      </w:r>
    </w:p>
    <w:p w14:paraId="2C9D47EC" w14:textId="77777777" w:rsidR="00B53220" w:rsidRDefault="00000000">
      <w:pPr>
        <w:spacing w:before="156" w:after="156" w:line="240" w:lineRule="auto"/>
        <w:jc w:val="center"/>
        <w:rPr>
          <w:rFonts w:ascii="宋体" w:hAnsi="宋体" w:hint="eastAsia"/>
          <w:w w:val="95"/>
          <w:szCs w:val="21"/>
        </w:rPr>
      </w:pPr>
      <w:r>
        <w:rPr>
          <w:rFonts w:ascii="宋体" w:hAnsi="宋体" w:cs="宋体" w:hint="eastAsia"/>
          <w:sz w:val="21"/>
          <w:szCs w:val="21"/>
        </w:rPr>
        <w:t>图2-1社会背景和用户属性也与假新闻的传播相关</w:t>
      </w:r>
    </w:p>
    <w:p w14:paraId="28DD02BA" w14:textId="77777777" w:rsidR="00B53220" w:rsidRDefault="00000000">
      <w:pPr>
        <w:pStyle w:val="2"/>
        <w:spacing w:before="156" w:after="156"/>
      </w:pPr>
      <w:bookmarkStart w:id="73" w:name="_Toc29321"/>
      <w:bookmarkStart w:id="74" w:name="_Toc174289671"/>
      <w:r>
        <w:t>2.</w:t>
      </w:r>
      <w:r>
        <w:rPr>
          <w:rFonts w:hint="eastAsia"/>
        </w:rPr>
        <w:t xml:space="preserve">2 </w:t>
      </w:r>
      <w:r>
        <w:rPr>
          <w:rFonts w:hint="eastAsia"/>
        </w:rPr>
        <w:t>系统架构</w:t>
      </w:r>
      <w:bookmarkEnd w:id="73"/>
      <w:bookmarkEnd w:id="74"/>
    </w:p>
    <w:p w14:paraId="41BE52D1" w14:textId="77777777" w:rsidR="00B53220" w:rsidRDefault="00000000">
      <w:pPr>
        <w:pStyle w:val="3"/>
        <w:spacing w:before="156" w:after="156"/>
        <w:rPr>
          <w:rFonts w:hint="eastAsia"/>
        </w:rPr>
      </w:pPr>
      <w:bookmarkStart w:id="75" w:name="_Toc174289672"/>
      <w:r>
        <w:rPr>
          <w:rFonts w:hint="eastAsia"/>
        </w:rPr>
        <w:t xml:space="preserve">2.2.1 </w:t>
      </w:r>
      <w:ins w:id="76" w:author="清欢" w:date="2024-08-10T22:02:00Z">
        <w:r>
          <w:rPr>
            <w:rFonts w:hint="eastAsia"/>
          </w:rPr>
          <w:t>总体</w:t>
        </w:r>
      </w:ins>
      <w:del w:id="77" w:author="清欢" w:date="2024-08-10T22:02:00Z">
        <w:r>
          <w:rPr>
            <w:rFonts w:hint="eastAsia"/>
          </w:rPr>
          <w:delText>整体</w:delText>
        </w:r>
      </w:del>
      <w:r>
        <w:rPr>
          <w:rFonts w:hint="eastAsia"/>
        </w:rPr>
        <w:t>架构</w:t>
      </w:r>
      <w:bookmarkEnd w:id="75"/>
    </w:p>
    <w:p w14:paraId="3D7BED13" w14:textId="1789D6FA" w:rsidR="00B53220" w:rsidRDefault="0031478E">
      <w:pPr>
        <w:spacing w:before="156" w:after="156"/>
        <w:jc w:val="center"/>
        <w:rPr>
          <w:rFonts w:hint="eastAsia"/>
        </w:rPr>
      </w:pPr>
      <w:r w:rsidRPr="0031478E">
        <w:rPr>
          <w:noProof/>
        </w:rPr>
        <w:lastRenderedPageBreak/>
        <w:drawing>
          <wp:inline distT="0" distB="0" distL="0" distR="0" wp14:anchorId="2649D560" wp14:editId="4FD0C7B2">
            <wp:extent cx="5274310" cy="4143375"/>
            <wp:effectExtent l="0" t="0" r="2540" b="9525"/>
            <wp:docPr id="124574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5410" name=""/>
                    <pic:cNvPicPr/>
                  </pic:nvPicPr>
                  <pic:blipFill>
                    <a:blip r:embed="rId20"/>
                    <a:stretch>
                      <a:fillRect/>
                    </a:stretch>
                  </pic:blipFill>
                  <pic:spPr>
                    <a:xfrm>
                      <a:off x="0" y="0"/>
                      <a:ext cx="5274310" cy="4143375"/>
                    </a:xfrm>
                    <a:prstGeom prst="rect">
                      <a:avLst/>
                    </a:prstGeom>
                  </pic:spPr>
                </pic:pic>
              </a:graphicData>
            </a:graphic>
          </wp:inline>
        </w:drawing>
      </w:r>
    </w:p>
    <w:p w14:paraId="5642C0E0" w14:textId="77777777" w:rsidR="00B53220" w:rsidRDefault="00000000">
      <w:pPr>
        <w:spacing w:before="156" w:after="156"/>
        <w:jc w:val="center"/>
        <w:rPr>
          <w:rFonts w:hint="eastAsia"/>
        </w:rPr>
      </w:pPr>
      <w:r>
        <w:rPr>
          <w:rFonts w:hint="eastAsia"/>
        </w:rPr>
        <w:t>图</w:t>
      </w:r>
      <w:r>
        <w:rPr>
          <w:rFonts w:hint="eastAsia"/>
        </w:rPr>
        <w:t>2-2</w:t>
      </w:r>
      <w:ins w:id="78" w:author="清欢" w:date="2024-08-10T22:02:00Z">
        <w:r>
          <w:rPr>
            <w:rFonts w:hint="eastAsia"/>
          </w:rPr>
          <w:t>系统总体架构</w:t>
        </w:r>
      </w:ins>
      <w:del w:id="79" w:author="清欢" w:date="2024-08-10T21:29:00Z">
        <w:r>
          <w:rPr>
            <w:rFonts w:hint="eastAsia"/>
          </w:rPr>
          <w:delText>-1</w:delText>
        </w:r>
      </w:del>
    </w:p>
    <w:p w14:paraId="59EE3C72" w14:textId="2A8B44C2" w:rsidR="00B53220" w:rsidRDefault="00000000">
      <w:pPr>
        <w:spacing w:before="156" w:after="156"/>
        <w:ind w:firstLine="420"/>
        <w:rPr>
          <w:rFonts w:ascii="宋体" w:hAnsi="宋体" w:hint="eastAsia"/>
        </w:rPr>
      </w:pPr>
      <w:r>
        <w:rPr>
          <w:rFonts w:ascii="宋体" w:hAnsi="宋体" w:hint="eastAsia"/>
        </w:rPr>
        <w:t>系统的架构设计如图</w:t>
      </w:r>
      <w:r>
        <w:rPr>
          <w:rFonts w:ascii="宋体" w:hAnsi="宋体"/>
        </w:rPr>
        <w:t>2-2</w:t>
      </w:r>
      <w:del w:id="80" w:author="清欢" w:date="2024-08-10T21:29:00Z">
        <w:r>
          <w:rPr>
            <w:rFonts w:ascii="宋体" w:hAnsi="宋体"/>
          </w:rPr>
          <w:delText>-1</w:delText>
        </w:r>
      </w:del>
      <w:r>
        <w:rPr>
          <w:rFonts w:ascii="宋体" w:hAnsi="宋体"/>
        </w:rPr>
        <w:t>所示，主要分为访问层、前端和后端</w:t>
      </w:r>
      <w:r w:rsidR="0031478E">
        <w:rPr>
          <w:rFonts w:ascii="宋体" w:hAnsi="宋体" w:hint="eastAsia"/>
        </w:rPr>
        <w:t>和数据库四</w:t>
      </w:r>
      <w:r>
        <w:rPr>
          <w:rFonts w:ascii="宋体" w:hAnsi="宋体"/>
        </w:rPr>
        <w:t>个关键部分。用户通过PC端进行登录操作，而系统的前端部分则承担与用户的交互功能，向用户介绍相关服务信息，提供直观的检测界面，以便用户能够轻松地与系统进行互动。在后端部分，系统负责处理复杂的业务逻辑，主要任务是调用深度学习模型进行数据处理和分析，保证系统能够准确、高效地实现各种功能。通过这个细致分工的架构设计，系统能够有效地实现用户需求的快速响应和高质量的数据处理，为用户提供优质的服务体验。</w:t>
      </w:r>
      <w:r w:rsidR="0031478E">
        <w:rPr>
          <w:rFonts w:ascii="宋体" w:hAnsi="宋体" w:hint="eastAsia"/>
        </w:rPr>
        <w:t>最后数据库中会存放有登陆者的信息数据。</w:t>
      </w:r>
    </w:p>
    <w:p w14:paraId="2391D0E9" w14:textId="77777777" w:rsidR="00B53220" w:rsidRDefault="00B53220">
      <w:pPr>
        <w:spacing w:before="156" w:after="156"/>
        <w:rPr>
          <w:rFonts w:hint="eastAsia"/>
        </w:rPr>
      </w:pPr>
    </w:p>
    <w:p w14:paraId="2C0838E9" w14:textId="77777777" w:rsidR="00B53220" w:rsidRDefault="00000000">
      <w:pPr>
        <w:pStyle w:val="3"/>
        <w:spacing w:before="156" w:after="156"/>
        <w:rPr>
          <w:rFonts w:hint="eastAsia"/>
        </w:rPr>
      </w:pPr>
      <w:bookmarkStart w:id="81" w:name="_Toc174289673"/>
      <w:r>
        <w:rPr>
          <w:rFonts w:hint="eastAsia"/>
        </w:rPr>
        <w:t xml:space="preserve">2.2.2 </w:t>
      </w:r>
      <w:r>
        <w:rPr>
          <w:rFonts w:hint="eastAsia"/>
        </w:rPr>
        <w:t>前端部分</w:t>
      </w:r>
      <w:bookmarkEnd w:id="81"/>
    </w:p>
    <w:p w14:paraId="527C1A4F" w14:textId="77777777" w:rsidR="00B53220" w:rsidRDefault="00000000">
      <w:pPr>
        <w:spacing w:before="156" w:after="156"/>
        <w:ind w:firstLine="420"/>
        <w:rPr>
          <w:rFonts w:ascii="宋体" w:hAnsi="宋体" w:cs="宋体" w:hint="eastAsia"/>
        </w:rPr>
      </w:pPr>
      <w:r>
        <w:rPr>
          <w:rFonts w:ascii="宋体" w:hAnsi="宋体" w:cs="宋体" w:hint="eastAsia"/>
        </w:rPr>
        <w:lastRenderedPageBreak/>
        <w:t>主要使用HTML、CSS、JavaScript等技术进行开发，实现了以下三个页面：登录界面、程序简介界面以及检测界面。</w:t>
      </w:r>
    </w:p>
    <w:p w14:paraId="7E0A3677" w14:textId="77777777" w:rsidR="00B53220" w:rsidRDefault="00000000">
      <w:pPr>
        <w:spacing w:before="156" w:after="156"/>
        <w:ind w:firstLine="420"/>
        <w:rPr>
          <w:rFonts w:ascii="宋体" w:hAnsi="宋体" w:cs="宋体" w:hint="eastAsia"/>
        </w:rPr>
      </w:pPr>
      <w:r>
        <w:rPr>
          <w:rFonts w:ascii="宋体" w:hAnsi="宋体" w:cs="宋体" w:hint="eastAsia"/>
        </w:rPr>
        <w:t>首页为登陆界面：登陆界面具有注册与登录两个功能，在注册账号时，需要保证两次输入的密码相同，否则程序会报</w:t>
      </w:r>
      <w:proofErr w:type="gramStart"/>
      <w:r>
        <w:rPr>
          <w:rFonts w:ascii="宋体" w:hAnsi="宋体" w:cs="宋体" w:hint="eastAsia"/>
        </w:rPr>
        <w:t>错显示</w:t>
      </w:r>
      <w:proofErr w:type="gramEnd"/>
      <w:r>
        <w:rPr>
          <w:rFonts w:ascii="宋体" w:hAnsi="宋体" w:cs="宋体" w:hint="eastAsia"/>
        </w:rPr>
        <w:t>两次密码不一致；再者，新注册的账号名称与现有账号库内的账号名称不能重复。完成注册后即可跳转进入登录界面，我们输入刚刚注册的账号，输入正确密码后，登录成功，进入程序简介页面（图2-2-3）。</w:t>
      </w:r>
    </w:p>
    <w:p w14:paraId="68D87767" w14:textId="77777777" w:rsidR="00B53220" w:rsidRDefault="00000000">
      <w:pPr>
        <w:spacing w:before="156" w:after="156"/>
        <w:ind w:firstLine="420"/>
        <w:rPr>
          <w:rFonts w:ascii="宋体" w:hAnsi="宋体" w:cs="宋体" w:hint="eastAsia"/>
        </w:rPr>
      </w:pPr>
      <w:r>
        <w:rPr>
          <w:rFonts w:ascii="宋体" w:hAnsi="宋体" w:cs="宋体" w:hint="eastAsia"/>
        </w:rPr>
        <w:t>程序简介页面：程序简介界面对于程序的基本功能进行了概括</w:t>
      </w:r>
    </w:p>
    <w:p w14:paraId="53699424" w14:textId="77777777" w:rsidR="00B53220" w:rsidRDefault="00000000">
      <w:pPr>
        <w:spacing w:before="156" w:after="156"/>
        <w:ind w:firstLine="420"/>
        <w:rPr>
          <w:rFonts w:ascii="宋体" w:hAnsi="宋体" w:cs="宋体" w:hint="eastAsia"/>
        </w:rPr>
      </w:pPr>
      <w:r>
        <w:rPr>
          <w:rFonts w:ascii="宋体" w:hAnsi="宋体" w:cs="宋体" w:hint="eastAsia"/>
        </w:rPr>
        <w:t>检测页面：用户可以选择上传文件，进行新闻检测，以及检测结果的展示。检测结果的展示形式为三张图，第一张为柱状图，展示检测视频数量以及结果为真的视频数量；第二张为饼状图，展示结果为真的视频的占比率；第三张是一张表格，展示每个视频的名称以及检测结果。前端的部分页面设计如图2-3、图2-4、图2-5、图2-6所示。</w:t>
      </w:r>
    </w:p>
    <w:p w14:paraId="14650E3C" w14:textId="77777777" w:rsidR="00B53220" w:rsidRDefault="00B53220">
      <w:pPr>
        <w:spacing w:before="156" w:after="156"/>
        <w:ind w:firstLine="420"/>
        <w:rPr>
          <w:rFonts w:ascii="宋体" w:hAnsi="宋体" w:cs="宋体" w:hint="eastAsia"/>
        </w:rPr>
      </w:pPr>
    </w:p>
    <w:p w14:paraId="03DFCF85" w14:textId="77777777" w:rsidR="00B53220" w:rsidRDefault="00000000">
      <w:pPr>
        <w:spacing w:before="156" w:after="156"/>
        <w:jc w:val="center"/>
        <w:rPr>
          <w:rFonts w:ascii="宋体" w:hAnsi="宋体" w:hint="eastAsia"/>
          <w:sz w:val="21"/>
          <w:szCs w:val="21"/>
        </w:rPr>
      </w:pPr>
      <w:r>
        <w:rPr>
          <w:noProof/>
        </w:rPr>
        <w:drawing>
          <wp:inline distT="0" distB="0" distL="0" distR="0" wp14:anchorId="6AE02B20" wp14:editId="34E36822">
            <wp:extent cx="5274310" cy="2717800"/>
            <wp:effectExtent l="0" t="0" r="2540" b="6350"/>
            <wp:docPr id="37754358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43581" name="图片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717800"/>
                    </a:xfrm>
                    <a:prstGeom prst="rect">
                      <a:avLst/>
                    </a:prstGeom>
                    <a:noFill/>
                    <a:ln>
                      <a:noFill/>
                    </a:ln>
                  </pic:spPr>
                </pic:pic>
              </a:graphicData>
            </a:graphic>
          </wp:inline>
        </w:drawing>
      </w:r>
    </w:p>
    <w:p w14:paraId="3C28CBE0" w14:textId="77777777" w:rsidR="00B53220" w:rsidRDefault="00000000">
      <w:pPr>
        <w:spacing w:before="156" w:after="156"/>
        <w:jc w:val="center"/>
        <w:rPr>
          <w:rFonts w:hint="eastAsia"/>
          <w:sz w:val="21"/>
          <w:szCs w:val="21"/>
        </w:rPr>
      </w:pPr>
      <w:r>
        <w:rPr>
          <w:rFonts w:hint="eastAsia"/>
          <w:sz w:val="21"/>
          <w:szCs w:val="21"/>
        </w:rPr>
        <w:t>图</w:t>
      </w:r>
      <w:r>
        <w:rPr>
          <w:rFonts w:hint="eastAsia"/>
          <w:sz w:val="21"/>
          <w:szCs w:val="21"/>
        </w:rPr>
        <w:t>2-</w:t>
      </w:r>
      <w:del w:id="82" w:author="清欢" w:date="2024-08-10T21:29:00Z">
        <w:r>
          <w:rPr>
            <w:sz w:val="21"/>
            <w:szCs w:val="21"/>
          </w:rPr>
          <w:delText>2-2</w:delText>
        </w:r>
      </w:del>
      <w:ins w:id="83" w:author="清欢" w:date="2024-08-10T21:29:00Z">
        <w:r>
          <w:rPr>
            <w:rFonts w:hint="eastAsia"/>
            <w:sz w:val="21"/>
            <w:szCs w:val="21"/>
          </w:rPr>
          <w:t>3</w:t>
        </w:r>
      </w:ins>
      <w:r>
        <w:rPr>
          <w:rFonts w:hint="eastAsia"/>
          <w:sz w:val="21"/>
          <w:szCs w:val="21"/>
        </w:rPr>
        <w:t>登录页面</w:t>
      </w:r>
    </w:p>
    <w:p w14:paraId="042230D0" w14:textId="77777777" w:rsidR="00B53220" w:rsidRDefault="00000000">
      <w:pPr>
        <w:spacing w:before="156" w:after="156"/>
        <w:jc w:val="center"/>
        <w:rPr>
          <w:rFonts w:ascii="宋体" w:hAnsi="宋体" w:hint="eastAsia"/>
          <w:w w:val="95"/>
          <w:szCs w:val="21"/>
        </w:rPr>
      </w:pPr>
      <w:r>
        <w:rPr>
          <w:noProof/>
        </w:rPr>
        <w:lastRenderedPageBreak/>
        <w:drawing>
          <wp:inline distT="0" distB="0" distL="0" distR="0" wp14:anchorId="131E9D6C" wp14:editId="1889ED23">
            <wp:extent cx="5274310" cy="2512695"/>
            <wp:effectExtent l="0" t="0" r="2540" b="1905"/>
            <wp:docPr id="16704448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44839" name="图片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2512695"/>
                    </a:xfrm>
                    <a:prstGeom prst="rect">
                      <a:avLst/>
                    </a:prstGeom>
                    <a:noFill/>
                    <a:ln>
                      <a:noFill/>
                    </a:ln>
                  </pic:spPr>
                </pic:pic>
              </a:graphicData>
            </a:graphic>
          </wp:inline>
        </w:drawing>
      </w:r>
    </w:p>
    <w:p w14:paraId="2EB74646" w14:textId="77777777" w:rsidR="00B53220" w:rsidRDefault="00000000">
      <w:pPr>
        <w:spacing w:before="156" w:after="156"/>
        <w:jc w:val="center"/>
        <w:rPr>
          <w:rFonts w:hint="eastAsia"/>
          <w:sz w:val="21"/>
          <w:szCs w:val="21"/>
        </w:rPr>
      </w:pPr>
      <w:r>
        <w:rPr>
          <w:rFonts w:hint="eastAsia"/>
          <w:sz w:val="21"/>
          <w:szCs w:val="21"/>
        </w:rPr>
        <w:t>图</w:t>
      </w:r>
      <w:r>
        <w:rPr>
          <w:rFonts w:hint="eastAsia"/>
          <w:sz w:val="21"/>
          <w:szCs w:val="21"/>
        </w:rPr>
        <w:t>2-</w:t>
      </w:r>
      <w:del w:id="84" w:author="清欢" w:date="2024-08-10T21:29:00Z">
        <w:r>
          <w:rPr>
            <w:sz w:val="21"/>
            <w:szCs w:val="21"/>
          </w:rPr>
          <w:delText>2-3</w:delText>
        </w:r>
      </w:del>
      <w:ins w:id="85" w:author="清欢" w:date="2024-08-10T21:29:00Z">
        <w:r>
          <w:rPr>
            <w:rFonts w:hint="eastAsia"/>
            <w:sz w:val="21"/>
            <w:szCs w:val="21"/>
          </w:rPr>
          <w:t>4</w:t>
        </w:r>
      </w:ins>
      <w:r>
        <w:rPr>
          <w:rFonts w:hint="eastAsia"/>
          <w:sz w:val="21"/>
          <w:szCs w:val="21"/>
        </w:rPr>
        <w:t>介绍界面</w:t>
      </w:r>
    </w:p>
    <w:p w14:paraId="480FB370" w14:textId="77777777" w:rsidR="00B53220" w:rsidRDefault="00000000">
      <w:pPr>
        <w:spacing w:before="156" w:after="156"/>
        <w:jc w:val="center"/>
        <w:rPr>
          <w:rFonts w:ascii="宋体" w:hAnsi="宋体" w:hint="eastAsia"/>
          <w:w w:val="95"/>
          <w:szCs w:val="21"/>
        </w:rPr>
      </w:pPr>
      <w:r>
        <w:rPr>
          <w:noProof/>
        </w:rPr>
        <w:drawing>
          <wp:inline distT="0" distB="0" distL="0" distR="0" wp14:anchorId="7E5B1454" wp14:editId="0727D8B3">
            <wp:extent cx="5274310" cy="2719705"/>
            <wp:effectExtent l="0" t="0" r="2540" b="4445"/>
            <wp:docPr id="13545183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8370" name="图片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2719705"/>
                    </a:xfrm>
                    <a:prstGeom prst="rect">
                      <a:avLst/>
                    </a:prstGeom>
                    <a:noFill/>
                    <a:ln>
                      <a:noFill/>
                    </a:ln>
                  </pic:spPr>
                </pic:pic>
              </a:graphicData>
            </a:graphic>
          </wp:inline>
        </w:drawing>
      </w:r>
    </w:p>
    <w:p w14:paraId="1D639885" w14:textId="77777777" w:rsidR="00B53220" w:rsidRDefault="00000000">
      <w:pPr>
        <w:spacing w:before="156" w:after="156"/>
        <w:jc w:val="center"/>
        <w:rPr>
          <w:rFonts w:ascii="宋体" w:hAnsi="宋体" w:cs="宋体" w:hint="eastAsia"/>
          <w:sz w:val="21"/>
          <w:szCs w:val="21"/>
        </w:rPr>
      </w:pPr>
      <w:r>
        <w:rPr>
          <w:rFonts w:ascii="宋体" w:hAnsi="宋体" w:cs="宋体" w:hint="eastAsia"/>
          <w:sz w:val="21"/>
          <w:szCs w:val="21"/>
        </w:rPr>
        <w:t>图2-</w:t>
      </w:r>
      <w:del w:id="86" w:author="清欢" w:date="2024-08-10T21:30:00Z">
        <w:r>
          <w:rPr>
            <w:rFonts w:ascii="宋体" w:hAnsi="宋体" w:cs="宋体"/>
            <w:sz w:val="21"/>
            <w:szCs w:val="21"/>
          </w:rPr>
          <w:delText>2-4</w:delText>
        </w:r>
      </w:del>
      <w:ins w:id="87" w:author="清欢" w:date="2024-08-10T21:30:00Z">
        <w:r>
          <w:rPr>
            <w:rFonts w:ascii="宋体" w:hAnsi="宋体" w:cs="宋体" w:hint="eastAsia"/>
            <w:sz w:val="21"/>
            <w:szCs w:val="21"/>
          </w:rPr>
          <w:t>5</w:t>
        </w:r>
      </w:ins>
      <w:r>
        <w:rPr>
          <w:rFonts w:ascii="宋体" w:hAnsi="宋体" w:cs="宋体" w:hint="eastAsia"/>
          <w:sz w:val="21"/>
          <w:szCs w:val="21"/>
        </w:rPr>
        <w:t>检测界面</w:t>
      </w:r>
    </w:p>
    <w:p w14:paraId="10DEEF13" w14:textId="77777777" w:rsidR="00B53220" w:rsidRDefault="00000000">
      <w:pPr>
        <w:spacing w:before="156" w:after="156"/>
        <w:jc w:val="center"/>
        <w:rPr>
          <w:rFonts w:ascii="宋体" w:hAnsi="宋体" w:hint="eastAsia"/>
          <w:w w:val="95"/>
          <w:szCs w:val="21"/>
        </w:rPr>
      </w:pPr>
      <w:r>
        <w:rPr>
          <w:noProof/>
        </w:rPr>
        <w:drawing>
          <wp:inline distT="0" distB="0" distL="0" distR="0" wp14:anchorId="1EB0FA02" wp14:editId="0673F44C">
            <wp:extent cx="5274310" cy="1816735"/>
            <wp:effectExtent l="0" t="0" r="2540" b="0"/>
            <wp:docPr id="4400308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30858" name="图片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1816735"/>
                    </a:xfrm>
                    <a:prstGeom prst="rect">
                      <a:avLst/>
                    </a:prstGeom>
                    <a:noFill/>
                    <a:ln>
                      <a:noFill/>
                    </a:ln>
                  </pic:spPr>
                </pic:pic>
              </a:graphicData>
            </a:graphic>
          </wp:inline>
        </w:drawing>
      </w:r>
    </w:p>
    <w:p w14:paraId="53866DB0" w14:textId="77777777" w:rsidR="00B53220" w:rsidRDefault="00000000">
      <w:pPr>
        <w:spacing w:before="156" w:after="156"/>
        <w:jc w:val="center"/>
        <w:rPr>
          <w:rFonts w:hint="eastAsia"/>
          <w:sz w:val="21"/>
          <w:szCs w:val="21"/>
        </w:rPr>
      </w:pPr>
      <w:r>
        <w:rPr>
          <w:rFonts w:hint="eastAsia"/>
          <w:sz w:val="21"/>
          <w:szCs w:val="21"/>
        </w:rPr>
        <w:lastRenderedPageBreak/>
        <w:t>图</w:t>
      </w:r>
      <w:r>
        <w:rPr>
          <w:rFonts w:hint="eastAsia"/>
          <w:sz w:val="21"/>
          <w:szCs w:val="21"/>
        </w:rPr>
        <w:t>2-</w:t>
      </w:r>
      <w:del w:id="88" w:author="清欢" w:date="2024-08-10T21:30:00Z">
        <w:r>
          <w:rPr>
            <w:sz w:val="21"/>
            <w:szCs w:val="21"/>
          </w:rPr>
          <w:delText>2-5</w:delText>
        </w:r>
      </w:del>
      <w:ins w:id="89" w:author="清欢" w:date="2024-08-10T21:30:00Z">
        <w:r>
          <w:rPr>
            <w:rFonts w:hint="eastAsia"/>
            <w:sz w:val="21"/>
            <w:szCs w:val="21"/>
          </w:rPr>
          <w:t>6</w:t>
        </w:r>
      </w:ins>
      <w:r>
        <w:rPr>
          <w:rFonts w:hint="eastAsia"/>
          <w:sz w:val="21"/>
          <w:szCs w:val="21"/>
        </w:rPr>
        <w:t>生成相应图表</w:t>
      </w:r>
    </w:p>
    <w:p w14:paraId="672AE535" w14:textId="77777777" w:rsidR="00B53220" w:rsidRDefault="00000000">
      <w:pPr>
        <w:pStyle w:val="3"/>
        <w:spacing w:before="156" w:after="156"/>
        <w:rPr>
          <w:rFonts w:hint="eastAsia"/>
        </w:rPr>
      </w:pPr>
      <w:bookmarkStart w:id="90" w:name="_Toc174289674"/>
      <w:r>
        <w:rPr>
          <w:rFonts w:hint="eastAsia"/>
        </w:rPr>
        <w:t xml:space="preserve">2.2.3 </w:t>
      </w:r>
      <w:r>
        <w:rPr>
          <w:rFonts w:hint="eastAsia"/>
        </w:rPr>
        <w:t>后端部分</w:t>
      </w:r>
      <w:bookmarkEnd w:id="90"/>
    </w:p>
    <w:p w14:paraId="73A80E26" w14:textId="77777777" w:rsidR="00B53220" w:rsidRDefault="00000000">
      <w:pPr>
        <w:spacing w:before="156" w:after="156"/>
        <w:ind w:firstLine="420"/>
        <w:rPr>
          <w:rFonts w:ascii="宋体" w:hAnsi="宋体" w:cs="宋体" w:hint="eastAsia"/>
        </w:rPr>
      </w:pPr>
      <w:r>
        <w:rPr>
          <w:rFonts w:ascii="宋体" w:hAnsi="宋体" w:cs="宋体" w:hint="eastAsia"/>
        </w:rPr>
        <w:t>后端部分主要使用Python和Flask框架进行开发，实现了以下几个功能：文件上传和代码输入：使用Flask提供的文件上传模块实现文件上传功能。虚假新闻检测和结果展示：使用Python调用深度学习模型进行虚假新闻检测，并将检测结果按序显示出来；使用Flask提供的API接口实现检测结果展示功能。</w:t>
      </w:r>
    </w:p>
    <w:p w14:paraId="1133B73A" w14:textId="77777777" w:rsidR="00B53220" w:rsidRDefault="00000000">
      <w:pPr>
        <w:pStyle w:val="3"/>
        <w:spacing w:before="156" w:after="156"/>
        <w:rPr>
          <w:rFonts w:hint="eastAsia"/>
        </w:rPr>
      </w:pPr>
      <w:bookmarkStart w:id="91" w:name="_Toc174289675"/>
      <w:r>
        <w:rPr>
          <w:rFonts w:hint="eastAsia"/>
        </w:rPr>
        <w:t xml:space="preserve">2.2.4 </w:t>
      </w:r>
      <w:r>
        <w:rPr>
          <w:rFonts w:hint="eastAsia"/>
        </w:rPr>
        <w:t>前端后端的交互</w:t>
      </w:r>
      <w:bookmarkEnd w:id="91"/>
    </w:p>
    <w:p w14:paraId="0808E372" w14:textId="77777777" w:rsidR="00B53220" w:rsidRDefault="00000000">
      <w:pPr>
        <w:spacing w:before="156" w:after="156"/>
        <w:ind w:firstLine="420"/>
        <w:rPr>
          <w:rFonts w:ascii="宋体" w:hAnsi="宋体" w:cs="宋体" w:hint="eastAsia"/>
        </w:rPr>
      </w:pPr>
      <w:r>
        <w:rPr>
          <w:rFonts w:ascii="宋体" w:hAnsi="宋体" w:cs="宋体" w:hint="eastAsia"/>
        </w:rPr>
        <w:t>前端部分与后端部分通过HTTPS协议进行交互，具体交互流程如下：首先，用户在浏览器中输入本系统的网址，发送HTTPS请求到服务器。其次，服务器接收到请求后，调用相应的后端API进行处理，并将处理结果返回给前端。最终，前端接收到响应后，根据响应内容更新网页上的显示内容。</w:t>
      </w:r>
    </w:p>
    <w:p w14:paraId="580A48CE" w14:textId="77777777" w:rsidR="00B53220" w:rsidRDefault="00000000">
      <w:pPr>
        <w:pStyle w:val="2"/>
        <w:spacing w:before="156" w:after="156"/>
      </w:pPr>
      <w:bookmarkStart w:id="92" w:name="_Toc22828"/>
      <w:bookmarkStart w:id="93" w:name="_Toc174289676"/>
      <w:r>
        <w:t>2.</w:t>
      </w:r>
      <w:r>
        <w:rPr>
          <w:rFonts w:hint="eastAsia"/>
        </w:rPr>
        <w:t xml:space="preserve">3 </w:t>
      </w:r>
      <w:r w:rsidRPr="00A2393E">
        <w:rPr>
          <w:rFonts w:hint="eastAsia"/>
        </w:rPr>
        <w:t>提出的解决方案与实现细节</w:t>
      </w:r>
      <w:bookmarkEnd w:id="92"/>
      <w:ins w:id="94" w:author="清欢" w:date="2024-08-10T21:54:00Z">
        <w:r w:rsidRPr="00A2393E">
          <w:rPr>
            <w:rFonts w:hint="eastAsia"/>
          </w:rPr>
          <w:t>（</w:t>
        </w:r>
      </w:ins>
      <w:ins w:id="95" w:author="清欢" w:date="2024-08-10T22:03:00Z">
        <w:r w:rsidRPr="00A2393E">
          <w:rPr>
            <w:rFonts w:hint="eastAsia"/>
          </w:rPr>
          <w:t>系统</w:t>
        </w:r>
      </w:ins>
      <w:ins w:id="96" w:author="清欢" w:date="2024-08-10T21:54:00Z">
        <w:r w:rsidRPr="00A2393E">
          <w:rPr>
            <w:rFonts w:hint="eastAsia"/>
          </w:rPr>
          <w:t>模型架构设计</w:t>
        </w:r>
      </w:ins>
      <w:ins w:id="97" w:author="清欢" w:date="2024-08-10T22:03:00Z">
        <w:r w:rsidRPr="00A2393E">
          <w:rPr>
            <w:rFonts w:hint="eastAsia"/>
          </w:rPr>
          <w:t xml:space="preserve"> </w:t>
        </w:r>
      </w:ins>
      <w:ins w:id="98" w:author="清欢" w:date="2024-08-10T21:54:00Z">
        <w:r w:rsidRPr="00A2393E">
          <w:rPr>
            <w:rFonts w:hint="eastAsia"/>
          </w:rPr>
          <w:t>）</w:t>
        </w:r>
      </w:ins>
      <w:bookmarkEnd w:id="93"/>
    </w:p>
    <w:p w14:paraId="1D97F01D" w14:textId="496C31A6" w:rsidR="00B53220" w:rsidRDefault="00000000">
      <w:pPr>
        <w:spacing w:before="156" w:after="156"/>
        <w:ind w:firstLine="420"/>
        <w:rPr>
          <w:rFonts w:hint="eastAsia"/>
        </w:rPr>
      </w:pPr>
      <w:r>
        <w:rPr>
          <w:rFonts w:ascii="宋体" w:hAnsi="宋体" w:cs="宋体" w:hint="eastAsia"/>
        </w:rPr>
        <w:t>本文</w:t>
      </w:r>
      <w:del w:id="99" w:author="清欢" w:date="2024-08-10T21:54:00Z">
        <w:r>
          <w:rPr>
            <w:rFonts w:ascii="宋体" w:hAnsi="宋体" w:cs="宋体"/>
          </w:rPr>
          <w:delText>提出</w:delText>
        </w:r>
      </w:del>
      <w:ins w:id="100" w:author="清欢" w:date="2024-08-10T21:54:00Z">
        <w:r>
          <w:rPr>
            <w:rFonts w:ascii="宋体" w:hAnsi="宋体" w:cs="宋体" w:hint="eastAsia"/>
          </w:rPr>
          <w:t>设计</w:t>
        </w:r>
      </w:ins>
      <w:r>
        <w:rPr>
          <w:rFonts w:ascii="宋体" w:hAnsi="宋体" w:cs="宋体" w:hint="eastAsia"/>
        </w:rPr>
        <w:t>了一种视频虚假新闻检测</w:t>
      </w:r>
      <w:del w:id="101" w:author="清欢" w:date="2024-08-10T22:04:00Z">
        <w:r w:rsidRPr="00A2393E">
          <w:rPr>
            <w:rFonts w:ascii="宋体" w:hAnsi="宋体" w:cs="宋体"/>
          </w:rPr>
          <w:delText>SV-DEFEND</w:delText>
        </w:r>
      </w:del>
      <w:ins w:id="102" w:author="清欢" w:date="2024-08-10T22:04:00Z">
        <w:r w:rsidRPr="00A2393E">
          <w:rPr>
            <w:rFonts w:ascii="宋体" w:hAnsi="宋体" w:cs="宋体" w:hint="eastAsia"/>
          </w:rPr>
          <w:t>SV-Shield</w:t>
        </w:r>
      </w:ins>
      <w:ins w:id="103" w:author="清欢" w:date="2024-08-10T21:54:00Z">
        <w:r>
          <w:rPr>
            <w:rFonts w:ascii="宋体" w:hAnsi="宋体" w:cs="宋体" w:hint="eastAsia"/>
          </w:rPr>
          <w:t>模型</w:t>
        </w:r>
      </w:ins>
      <w:r>
        <w:rPr>
          <w:rFonts w:ascii="宋体" w:hAnsi="宋体" w:cs="宋体" w:hint="eastAsia"/>
        </w:rPr>
        <w:t>架构，包含关键帧、音频、文本等多个模态，做到全方位立体实现虚假新闻的检测并大幅度提升检测结果的准确性。该方法捕获多模态相关性以增强新闻内容表示，并利用社会上下文的信号来帮助检测。</w:t>
      </w:r>
    </w:p>
    <w:p w14:paraId="68E343E0" w14:textId="77777777" w:rsidR="00B53220" w:rsidRDefault="00000000">
      <w:pPr>
        <w:pStyle w:val="3"/>
        <w:spacing w:before="156" w:after="156"/>
        <w:rPr>
          <w:rFonts w:hint="eastAsia"/>
        </w:rPr>
      </w:pPr>
      <w:bookmarkStart w:id="104" w:name="_Toc174289677"/>
      <w:r>
        <w:t>2.</w:t>
      </w:r>
      <w:r>
        <w:rPr>
          <w:rFonts w:hint="eastAsia"/>
        </w:rPr>
        <w:t>3</w:t>
      </w:r>
      <w:r>
        <w:t xml:space="preserve">.1 </w:t>
      </w:r>
      <w:del w:id="105" w:author="清欢" w:date="2024-08-10T22:03:00Z">
        <w:r w:rsidRPr="00A2393E">
          <w:delText>SV-DEFEND</w:delText>
        </w:r>
      </w:del>
      <w:ins w:id="106" w:author="清欢" w:date="2024-08-10T22:03:00Z">
        <w:r w:rsidRPr="00A2393E">
          <w:rPr>
            <w:rFonts w:hint="eastAsia"/>
          </w:rPr>
          <w:t xml:space="preserve"> SV-Shield</w:t>
        </w:r>
      </w:ins>
      <w:r>
        <w:t>架构</w:t>
      </w:r>
      <w:bookmarkEnd w:id="104"/>
    </w:p>
    <w:p w14:paraId="71AFE32E" w14:textId="65DC4E4C" w:rsidR="00B53220" w:rsidRDefault="00536104">
      <w:pPr>
        <w:spacing w:before="156" w:after="156"/>
        <w:ind w:firstLine="420"/>
        <w:rPr>
          <w:rFonts w:hint="eastAsia"/>
        </w:rPr>
      </w:pPr>
      <w:r w:rsidRPr="00536104">
        <w:rPr>
          <w:rFonts w:ascii="宋体" w:hAnsi="宋体" w:hint="eastAsia"/>
          <w:szCs w:val="24"/>
        </w:rPr>
        <w:t>检测模型如图2-1所示，为了对输入新闻视频的多样化特征进行建模，首先提取了多种模态的特征，包括文本、音频、关键帧、视频剪辑、评论和用户。模型先是使用了两个多尺度融合模块分别对视频和社会信息的特征向量进行融合，然后将两个融合后得到的特征向量放入交叉注意力机制模型中进行关联。最后放入transformer模型进行最终分类</w:t>
      </w:r>
      <w:r>
        <w:rPr>
          <w:rFonts w:hint="eastAsia"/>
        </w:rPr>
        <w:t>。图</w:t>
      </w:r>
      <w:r>
        <w:rPr>
          <w:rFonts w:ascii="宋体" w:hAnsi="宋体" w:cs="宋体" w:hint="eastAsia"/>
        </w:rPr>
        <w:t>2-</w:t>
      </w:r>
      <w:del w:id="107" w:author="清欢" w:date="2024-08-10T21:30:00Z">
        <w:r>
          <w:rPr>
            <w:rFonts w:ascii="宋体" w:hAnsi="宋体" w:cs="宋体"/>
          </w:rPr>
          <w:delText>3</w:delText>
        </w:r>
      </w:del>
      <w:ins w:id="108" w:author="清欢" w:date="2024-08-10T21:30:00Z">
        <w:r>
          <w:rPr>
            <w:rFonts w:ascii="宋体" w:hAnsi="宋体" w:cs="宋体" w:hint="eastAsia"/>
          </w:rPr>
          <w:t>7</w:t>
        </w:r>
      </w:ins>
      <w:r>
        <w:rPr>
          <w:rFonts w:hint="eastAsia"/>
        </w:rPr>
        <w:t>为本算法的体系架构图。</w:t>
      </w:r>
    </w:p>
    <w:p w14:paraId="03AB50C1" w14:textId="7D5EB9D3" w:rsidR="00B53220" w:rsidRDefault="00536104">
      <w:pPr>
        <w:spacing w:before="156" w:after="156"/>
        <w:rPr>
          <w:rFonts w:ascii="宋体" w:hAnsi="宋体" w:hint="eastAsia"/>
          <w:b/>
          <w:bCs/>
          <w:szCs w:val="24"/>
        </w:rPr>
      </w:pPr>
      <w:r w:rsidRPr="00076F37">
        <w:rPr>
          <w:rFonts w:ascii="宋体" w:hAnsi="宋体"/>
          <w:b/>
          <w:bCs/>
          <w:noProof/>
          <w:szCs w:val="24"/>
        </w:rPr>
        <w:lastRenderedPageBreak/>
        <w:drawing>
          <wp:inline distT="0" distB="0" distL="0" distR="0" wp14:anchorId="360BD6A1" wp14:editId="331282ED">
            <wp:extent cx="5274310" cy="2630954"/>
            <wp:effectExtent l="0" t="0" r="2540" b="0"/>
            <wp:docPr id="132934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3630" name=""/>
                    <pic:cNvPicPr/>
                  </pic:nvPicPr>
                  <pic:blipFill>
                    <a:blip r:embed="rId25"/>
                    <a:stretch>
                      <a:fillRect/>
                    </a:stretch>
                  </pic:blipFill>
                  <pic:spPr>
                    <a:xfrm>
                      <a:off x="0" y="0"/>
                      <a:ext cx="5274310" cy="2630954"/>
                    </a:xfrm>
                    <a:prstGeom prst="rect">
                      <a:avLst/>
                    </a:prstGeom>
                  </pic:spPr>
                </pic:pic>
              </a:graphicData>
            </a:graphic>
          </wp:inline>
        </w:drawing>
      </w:r>
      <w:r>
        <w:rPr>
          <w:rFonts w:ascii="宋体" w:hAnsi="宋体" w:hint="eastAsia"/>
          <w:b/>
          <w:bCs/>
          <w:szCs w:val="24"/>
        </w:rPr>
        <w:t xml:space="preserve"> </w:t>
      </w:r>
    </w:p>
    <w:p w14:paraId="5E45A519" w14:textId="77777777" w:rsidR="00B53220" w:rsidRDefault="00000000">
      <w:pPr>
        <w:spacing w:before="156" w:after="156"/>
        <w:jc w:val="center"/>
        <w:rPr>
          <w:rFonts w:ascii="宋体" w:hAnsi="宋体" w:hint="eastAsia"/>
          <w:szCs w:val="21"/>
        </w:rPr>
      </w:pPr>
      <w:r>
        <w:rPr>
          <w:rFonts w:ascii="宋体" w:hAnsi="宋体" w:hint="eastAsia"/>
          <w:szCs w:val="21"/>
        </w:rPr>
        <w:t>图2-</w:t>
      </w:r>
      <w:del w:id="109" w:author="清欢" w:date="2024-08-10T21:30:00Z">
        <w:r>
          <w:rPr>
            <w:rFonts w:ascii="宋体" w:hAnsi="宋体"/>
            <w:szCs w:val="21"/>
          </w:rPr>
          <w:delText>3</w:delText>
        </w:r>
      </w:del>
      <w:ins w:id="110" w:author="清欢" w:date="2024-08-10T21:30:00Z">
        <w:r>
          <w:rPr>
            <w:rFonts w:ascii="宋体" w:hAnsi="宋体" w:hint="eastAsia"/>
            <w:szCs w:val="21"/>
          </w:rPr>
          <w:t>7</w:t>
        </w:r>
      </w:ins>
      <w:r>
        <w:rPr>
          <w:rFonts w:ascii="宋体" w:hAnsi="宋体" w:hint="eastAsia"/>
          <w:szCs w:val="21"/>
        </w:rPr>
        <w:t xml:space="preserve"> SV-Shield架构图</w:t>
      </w:r>
    </w:p>
    <w:p w14:paraId="69C3F8DF" w14:textId="77777777" w:rsidR="00536104" w:rsidRPr="00536104" w:rsidRDefault="00536104" w:rsidP="00536104">
      <w:pPr>
        <w:spacing w:before="156" w:after="156"/>
        <w:ind w:firstLine="420"/>
        <w:jc w:val="left"/>
        <w:rPr>
          <w:rFonts w:ascii="宋体" w:hAnsi="宋体" w:hint="eastAsia"/>
          <w:szCs w:val="24"/>
        </w:rPr>
      </w:pPr>
      <w:r w:rsidRPr="00536104">
        <w:rPr>
          <w:rFonts w:ascii="宋体" w:hAnsi="宋体" w:hint="eastAsia"/>
          <w:szCs w:val="24"/>
        </w:rPr>
        <w:t>在提取了六个不同模态的特征向量后，分别放入两个多尺度卷积模型，进行多尺度融合。本文首先将所提取的模态分为两组：社会信息模态和视频信息模态。本文采取两种不同输入的多尺度特征融合模块对两组特征分别进行融合。评论信息与用户信息两个模态特征放入F1融合（2输入），文本信息、音频信息、关键</w:t>
      </w:r>
      <w:proofErr w:type="gramStart"/>
      <w:r w:rsidRPr="00536104">
        <w:rPr>
          <w:rFonts w:ascii="宋体" w:hAnsi="宋体" w:hint="eastAsia"/>
          <w:szCs w:val="24"/>
        </w:rPr>
        <w:t>帧</w:t>
      </w:r>
      <w:proofErr w:type="gramEnd"/>
      <w:r w:rsidRPr="00536104">
        <w:rPr>
          <w:rFonts w:ascii="宋体" w:hAnsi="宋体" w:hint="eastAsia"/>
          <w:szCs w:val="24"/>
        </w:rPr>
        <w:t>信息、运动信息这四个模态特征放入F2进行融合（4输入）。</w:t>
      </w:r>
    </w:p>
    <w:p w14:paraId="30DB97A2" w14:textId="1E2F8517" w:rsidR="00B53220" w:rsidRDefault="00536104" w:rsidP="00536104">
      <w:pPr>
        <w:spacing w:before="156" w:after="156"/>
        <w:ind w:firstLine="420"/>
        <w:jc w:val="left"/>
        <w:rPr>
          <w:rFonts w:ascii="宋体" w:hAnsi="宋体" w:hint="eastAsia"/>
        </w:rPr>
      </w:pPr>
      <w:r w:rsidRPr="00536104">
        <w:rPr>
          <w:rFonts w:ascii="宋体" w:hAnsi="宋体" w:hint="eastAsia"/>
          <w:szCs w:val="24"/>
        </w:rPr>
        <w:t>针对多模态提取出的特征信息，本文首先将其逆卷积以达到相同的尺度并且进行拼接操作，特征图接着经过自适应平均池化操作，根据不同的池化大小分别得到1×1、2×2、4×4、8×8的四个特征图。接着对这四个特征</w:t>
      </w:r>
      <w:proofErr w:type="gramStart"/>
      <w:r w:rsidRPr="00536104">
        <w:rPr>
          <w:rFonts w:ascii="宋体" w:hAnsi="宋体" w:hint="eastAsia"/>
          <w:szCs w:val="24"/>
        </w:rPr>
        <w:t>图分别</w:t>
      </w:r>
      <w:proofErr w:type="gramEnd"/>
      <w:r w:rsidRPr="00536104">
        <w:rPr>
          <w:rFonts w:ascii="宋体" w:hAnsi="宋体" w:hint="eastAsia"/>
          <w:szCs w:val="24"/>
        </w:rPr>
        <w:t>进行卷积操作，</w:t>
      </w:r>
      <m:oMath>
        <m:r>
          <w:rPr>
            <w:rFonts w:ascii="Cambria Math" w:hAnsi="Cambria Math"/>
            <w:szCs w:val="24"/>
          </w:rPr>
          <m:t>1×1</m:t>
        </m:r>
      </m:oMath>
      <w:r w:rsidRPr="00536104">
        <w:rPr>
          <w:rFonts w:ascii="宋体" w:hAnsi="宋体" w:hint="eastAsia"/>
          <w:szCs w:val="24"/>
        </w:rPr>
        <w:t>和</w:t>
      </w:r>
      <m:oMath>
        <m:r>
          <w:rPr>
            <w:rFonts w:ascii="Cambria Math" w:hAnsi="Cambria Math"/>
            <w:szCs w:val="24"/>
          </w:rPr>
          <m:t>2×2</m:t>
        </m:r>
      </m:oMath>
      <w:r w:rsidRPr="00536104">
        <w:rPr>
          <w:rFonts w:ascii="宋体" w:hAnsi="宋体"/>
          <w:szCs w:val="24"/>
        </w:rPr>
        <w:t>卷积</w:t>
      </w:r>
      <w:proofErr w:type="gramStart"/>
      <w:r w:rsidRPr="00536104">
        <w:rPr>
          <w:rFonts w:ascii="宋体" w:hAnsi="宋体"/>
          <w:szCs w:val="24"/>
        </w:rPr>
        <w:t>核专门</w:t>
      </w:r>
      <w:proofErr w:type="gramEnd"/>
      <w:r w:rsidRPr="00536104">
        <w:rPr>
          <w:rFonts w:ascii="宋体" w:hAnsi="宋体"/>
          <w:szCs w:val="24"/>
        </w:rPr>
        <w:t>用于捕获局部特征，例如细微的纹理和边缘，这些特征对于理解图像的微观结构至关重要</w:t>
      </w:r>
      <w:r w:rsidRPr="00536104">
        <w:rPr>
          <w:rFonts w:ascii="宋体" w:hAnsi="宋体" w:hint="eastAsia"/>
          <w:szCs w:val="24"/>
        </w:rPr>
        <w:t>，</w:t>
      </w:r>
      <m:oMath>
        <m:r>
          <w:rPr>
            <w:rFonts w:ascii="Cambria Math" w:hAnsi="Cambria Math"/>
            <w:szCs w:val="24"/>
          </w:rPr>
          <m:t>4×4</m:t>
        </m:r>
      </m:oMath>
      <w:r w:rsidRPr="00536104">
        <w:rPr>
          <w:rFonts w:ascii="宋体" w:hAnsi="宋体"/>
          <w:szCs w:val="24"/>
        </w:rPr>
        <w:t>和</w:t>
      </w:r>
      <m:oMath>
        <m:r>
          <w:rPr>
            <w:rFonts w:ascii="Cambria Math" w:hAnsi="Cambria Math"/>
            <w:szCs w:val="24"/>
          </w:rPr>
          <m:t>8×8</m:t>
        </m:r>
      </m:oMath>
      <w:r w:rsidRPr="00536104">
        <w:rPr>
          <w:rFonts w:ascii="宋体" w:hAnsi="宋体"/>
          <w:szCs w:val="24"/>
        </w:rPr>
        <w:t>卷积核则负责捕获更广泛的空间特征，如物体的形状和整体模式，这些特征有助于模型识别更宏观的图像属性。</w:t>
      </w:r>
      <w:r w:rsidRPr="00536104">
        <w:rPr>
          <w:rFonts w:ascii="宋体" w:hAnsi="宋体" w:hint="eastAsia"/>
          <w:szCs w:val="24"/>
        </w:rPr>
        <w:t>通过这种多尺度卷积的方法，我们能够从每个模态中提取丰富的层次化特征，并将这些特征融合成一个综合的特征表示，从而为下游任务，提供了更为全面和深入的输入。然后，将这四个不同尺度的特征图进行上采样，使其大小与原始图像经过骨干网络后的特征图一致。最后，将这四个上采样后的特征图以及原始图像经过骨干网络后的特征图，按通道维度进行拼接（cat操作），得到最终的特征图输出。</w:t>
      </w:r>
      <w:r>
        <w:rPr>
          <w:rFonts w:ascii="宋体" w:hAnsi="宋体" w:hint="eastAsia"/>
        </w:rPr>
        <w:t>具体如图2-</w:t>
      </w:r>
      <w:del w:id="111" w:author="清欢" w:date="2024-08-10T21:30:00Z">
        <w:r>
          <w:rPr>
            <w:rFonts w:ascii="宋体" w:hAnsi="宋体"/>
          </w:rPr>
          <w:delText>4</w:delText>
        </w:r>
      </w:del>
      <w:ins w:id="112" w:author="清欢" w:date="2024-08-10T21:30:00Z">
        <w:r>
          <w:rPr>
            <w:rFonts w:ascii="宋体" w:hAnsi="宋体" w:hint="eastAsia"/>
          </w:rPr>
          <w:t>8</w:t>
        </w:r>
      </w:ins>
      <w:r>
        <w:rPr>
          <w:rFonts w:ascii="宋体" w:hAnsi="宋体" w:hint="eastAsia"/>
        </w:rPr>
        <w:t>所示。</w:t>
      </w:r>
    </w:p>
    <w:p w14:paraId="7354FCBD" w14:textId="5661174D" w:rsidR="00B53220" w:rsidRDefault="00536104" w:rsidP="00935D54">
      <w:pPr>
        <w:spacing w:before="156" w:after="156"/>
        <w:rPr>
          <w:rFonts w:hint="eastAsia"/>
        </w:rPr>
      </w:pPr>
      <w:r w:rsidRPr="00076F37">
        <w:rPr>
          <w:noProof/>
        </w:rPr>
        <w:lastRenderedPageBreak/>
        <w:drawing>
          <wp:inline distT="0" distB="0" distL="0" distR="0" wp14:anchorId="65C7CD32" wp14:editId="4F31E5C4">
            <wp:extent cx="5274310" cy="2848276"/>
            <wp:effectExtent l="0" t="0" r="2540" b="9525"/>
            <wp:docPr id="332096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96508" name=""/>
                    <pic:cNvPicPr/>
                  </pic:nvPicPr>
                  <pic:blipFill>
                    <a:blip r:embed="rId26"/>
                    <a:stretch>
                      <a:fillRect/>
                    </a:stretch>
                  </pic:blipFill>
                  <pic:spPr>
                    <a:xfrm>
                      <a:off x="0" y="0"/>
                      <a:ext cx="5274310" cy="2848276"/>
                    </a:xfrm>
                    <a:prstGeom prst="rect">
                      <a:avLst/>
                    </a:prstGeom>
                  </pic:spPr>
                </pic:pic>
              </a:graphicData>
            </a:graphic>
          </wp:inline>
        </w:drawing>
      </w:r>
    </w:p>
    <w:p w14:paraId="1E70C52A" w14:textId="77777777" w:rsidR="00B53220" w:rsidRDefault="00000000">
      <w:pPr>
        <w:spacing w:before="156" w:after="156"/>
        <w:jc w:val="center"/>
        <w:rPr>
          <w:rFonts w:ascii="宋体" w:hAnsi="宋体" w:hint="eastAsia"/>
          <w:szCs w:val="21"/>
        </w:rPr>
      </w:pPr>
      <w:r>
        <w:rPr>
          <w:rFonts w:ascii="宋体" w:hAnsi="宋体" w:hint="eastAsia"/>
          <w:szCs w:val="21"/>
        </w:rPr>
        <w:t>图2-</w:t>
      </w:r>
      <w:del w:id="113" w:author="清欢" w:date="2024-08-10T21:31:00Z">
        <w:r>
          <w:rPr>
            <w:rFonts w:ascii="宋体" w:hAnsi="宋体"/>
            <w:szCs w:val="21"/>
          </w:rPr>
          <w:delText>4</w:delText>
        </w:r>
      </w:del>
      <w:ins w:id="114" w:author="清欢" w:date="2024-08-10T21:31:00Z">
        <w:r>
          <w:rPr>
            <w:rFonts w:ascii="宋体" w:hAnsi="宋体" w:hint="eastAsia"/>
            <w:szCs w:val="21"/>
          </w:rPr>
          <w:t>8</w:t>
        </w:r>
      </w:ins>
      <w:r>
        <w:rPr>
          <w:rFonts w:ascii="宋体" w:hAnsi="宋体" w:hint="eastAsia"/>
          <w:szCs w:val="21"/>
        </w:rPr>
        <w:t xml:space="preserve"> 多尺度卷积模型</w:t>
      </w:r>
    </w:p>
    <w:p w14:paraId="2724E5FF" w14:textId="77777777" w:rsidR="00536104" w:rsidRPr="00536104" w:rsidRDefault="00536104" w:rsidP="00536104">
      <w:pPr>
        <w:spacing w:before="156" w:after="156"/>
        <w:ind w:firstLine="420"/>
        <w:rPr>
          <w:rFonts w:ascii="宋体" w:hAnsi="宋体" w:hint="eastAsia"/>
          <w:szCs w:val="24"/>
        </w:rPr>
      </w:pPr>
      <w:bookmarkStart w:id="115" w:name="X77ab15742656038daf0938a342b6e59988e874b"/>
      <w:bookmarkStart w:id="116" w:name="X0522a6765db719b99fe90a73ad11c4e98117efc"/>
      <w:r w:rsidRPr="00536104">
        <w:rPr>
          <w:rFonts w:ascii="宋体" w:hAnsi="宋体" w:hint="eastAsia"/>
          <w:szCs w:val="24"/>
        </w:rPr>
        <w:t>社会信息模态输入特征为评论特征</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H</m:t>
            </m:r>
          </m:e>
          <m:sub>
            <m:r>
              <w:rPr>
                <w:rFonts w:ascii="Cambria Math" w:hAnsi="Cambria Math"/>
                <w:szCs w:val="24"/>
              </w:rPr>
              <m:t>c</m:t>
            </m:r>
          </m:sub>
        </m:sSub>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sSub>
              <m:sSubPr>
                <m:ctrlPr>
                  <w:rPr>
                    <w:rFonts w:ascii="Cambria Math" w:hAnsi="Cambria Math"/>
                    <w:szCs w:val="24"/>
                  </w:rPr>
                </m:ctrlPr>
              </m:sSubPr>
              <m:e>
                <m:r>
                  <w:rPr>
                    <w:rFonts w:ascii="Cambria Math" w:hAnsi="Cambria Math"/>
                    <w:szCs w:val="24"/>
                  </w:rPr>
                  <m:t>d</m:t>
                </m:r>
              </m:e>
              <m:sub>
                <m:r>
                  <w:rPr>
                    <w:rFonts w:ascii="Cambria Math" w:hAnsi="Cambria Math"/>
                    <w:szCs w:val="24"/>
                  </w:rPr>
                  <m:t>c</m:t>
                </m:r>
              </m:sub>
            </m:sSub>
          </m:sup>
        </m:sSup>
      </m:oMath>
      <w:r w:rsidRPr="00536104">
        <w:rPr>
          <w:rFonts w:ascii="宋体" w:hAnsi="宋体" w:hint="eastAsia"/>
          <w:szCs w:val="24"/>
        </w:rPr>
        <w:t>、用户特征</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H</m:t>
            </m:r>
          </m:e>
          <m:sub>
            <m:r>
              <w:rPr>
                <w:rFonts w:ascii="Cambria Math" w:hAnsi="Cambria Math"/>
                <w:szCs w:val="24"/>
              </w:rPr>
              <m:t>u</m:t>
            </m:r>
          </m:sub>
        </m:sSub>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sSub>
              <m:sSubPr>
                <m:ctrlPr>
                  <w:rPr>
                    <w:rFonts w:ascii="Cambria Math" w:hAnsi="Cambria Math"/>
                    <w:szCs w:val="24"/>
                  </w:rPr>
                </m:ctrlPr>
              </m:sSubPr>
              <m:e>
                <m:r>
                  <w:rPr>
                    <w:rFonts w:ascii="Cambria Math" w:hAnsi="Cambria Math"/>
                    <w:szCs w:val="24"/>
                  </w:rPr>
                  <m:t>d</m:t>
                </m:r>
              </m:e>
              <m:sub>
                <m:r>
                  <w:rPr>
                    <w:rFonts w:ascii="Cambria Math" w:hAnsi="Cambria Math"/>
                    <w:szCs w:val="24"/>
                  </w:rPr>
                  <m:t>u</m:t>
                </m:r>
              </m:sub>
            </m:sSub>
          </m:sup>
        </m:sSup>
      </m:oMath>
      <w:r w:rsidRPr="00536104">
        <w:rPr>
          <w:rFonts w:ascii="宋体" w:hAnsi="宋体" w:hint="eastAsia"/>
          <w:szCs w:val="24"/>
        </w:rPr>
        <w:t>，经过下列操作后形成多尺度融合模块F1：</w:t>
      </w:r>
    </w:p>
    <w:p w14:paraId="4D9832CA" w14:textId="77777777" w:rsidR="00536104" w:rsidRPr="00536104" w:rsidRDefault="00536104" w:rsidP="00536104">
      <w:pPr>
        <w:spacing w:before="156" w:after="156"/>
        <w:rPr>
          <w:rFonts w:ascii="宋体" w:hAnsi="宋体" w:hint="eastAsia"/>
          <w:szCs w:val="24"/>
        </w:rPr>
      </w:pPr>
      <w:r w:rsidRPr="00536104">
        <w:rPr>
          <w:rFonts w:ascii="宋体" w:hAnsi="宋体" w:hint="eastAsia"/>
          <w:szCs w:val="24"/>
        </w:rPr>
        <w:t>首先进行尺度对齐，通过逆卷积（转置卷积）将</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H</m:t>
            </m:r>
          </m:e>
          <m:sub>
            <m:r>
              <w:rPr>
                <w:rFonts w:ascii="Cambria Math" w:hAnsi="Cambria Math"/>
                <w:szCs w:val="24"/>
              </w:rPr>
              <m:t>c</m:t>
            </m:r>
          </m:sub>
        </m:sSub>
      </m:oMath>
      <w:r w:rsidRPr="00536104">
        <w:rPr>
          <w:rFonts w:ascii="宋体" w:hAnsi="宋体"/>
          <w:szCs w:val="24"/>
        </w:rPr>
        <w:t xml:space="preserve"> </w:t>
      </w:r>
      <w:r w:rsidRPr="00536104">
        <w:rPr>
          <w:rFonts w:ascii="宋体" w:hAnsi="宋体" w:hint="eastAsia"/>
          <w:szCs w:val="24"/>
        </w:rPr>
        <w:t>和</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H</m:t>
            </m:r>
          </m:e>
          <m:sub>
            <m:r>
              <w:rPr>
                <w:rFonts w:ascii="Cambria Math" w:hAnsi="Cambria Math"/>
                <w:szCs w:val="24"/>
              </w:rPr>
              <m:t>u</m:t>
            </m:r>
          </m:sub>
        </m:sSub>
      </m:oMath>
      <w:r w:rsidRPr="00536104">
        <w:rPr>
          <w:rFonts w:ascii="宋体" w:hAnsi="宋体"/>
          <w:szCs w:val="24"/>
        </w:rPr>
        <w:t xml:space="preserve"> </w:t>
      </w:r>
      <w:r w:rsidRPr="00536104">
        <w:rPr>
          <w:rFonts w:ascii="宋体" w:hAnsi="宋体" w:hint="eastAsia"/>
          <w:szCs w:val="24"/>
        </w:rPr>
        <w:t>映射至相同空间维度</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d</m:t>
            </m:r>
          </m:e>
          <m:sub>
            <m:r>
              <w:rPr>
                <w:rFonts w:ascii="Cambria Math" w:hAnsi="Cambria Math"/>
                <w:szCs w:val="24"/>
              </w:rPr>
              <m:t>s</m:t>
            </m:r>
          </m:sub>
        </m:sSub>
      </m:oMath>
      <w:r w:rsidRPr="00536104">
        <w:rPr>
          <w:rFonts w:ascii="宋体" w:hAnsi="宋体" w:hint="eastAsia"/>
          <w:szCs w:val="24"/>
        </w:rPr>
        <w:t>：</w:t>
      </w:r>
    </w:p>
    <w:p w14:paraId="62E15057" w14:textId="77777777" w:rsidR="00536104" w:rsidRPr="00536104" w:rsidRDefault="00000000" w:rsidP="00536104">
      <w:pPr>
        <w:spacing w:before="156" w:after="156"/>
        <w:ind w:firstLine="420"/>
        <w:rPr>
          <w:rFonts w:ascii="宋体" w:hAnsi="宋体" w:hint="eastAsia"/>
          <w:szCs w:val="24"/>
        </w:rPr>
      </w:pPr>
      <m:oMathPara>
        <m:oMathParaPr>
          <m:jc m:val="center"/>
        </m:oMathParaPr>
        <m:oMath>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c</m:t>
              </m:r>
            </m:sub>
          </m:sSub>
          <m:r>
            <m:rPr>
              <m:sty m:val="p"/>
            </m:rPr>
            <w:rPr>
              <w:rFonts w:ascii="Cambria Math" w:hAnsi="Cambria Math"/>
              <w:szCs w:val="24"/>
            </w:rPr>
            <m:t>=</m:t>
          </m:r>
          <m:r>
            <m:rPr>
              <m:nor/>
            </m:rPr>
            <w:rPr>
              <w:rFonts w:ascii="宋体" w:hAnsi="宋体"/>
              <w:szCs w:val="24"/>
            </w:rPr>
            <m:t>Deconv</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H</m:t>
                  </m:r>
                </m:e>
                <m:sub>
                  <m:r>
                    <w:rPr>
                      <w:rFonts w:ascii="Cambria Math" w:hAnsi="Cambria Math"/>
                      <w:szCs w:val="24"/>
                    </w:rPr>
                    <m:t>c</m:t>
                  </m:r>
                </m:sub>
              </m:sSub>
            </m:e>
          </m:d>
          <m:r>
            <m:rPr>
              <m:sty m:val="p"/>
            </m:rPr>
            <w:rPr>
              <w:rFonts w:ascii="Cambria Math" w:hAnsi="Cambria Math"/>
              <w:szCs w:val="24"/>
            </w:rPr>
            <m:t>,</m:t>
          </m:r>
          <m:r>
            <w:rPr>
              <w:rFonts w:ascii="Cambria Math" w:hAnsi="Cambria Math"/>
              <w:szCs w:val="24"/>
            </w:rPr>
            <m:t> </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u</m:t>
              </m:r>
            </m:sub>
          </m:sSub>
          <m:r>
            <m:rPr>
              <m:sty m:val="p"/>
            </m:rPr>
            <w:rPr>
              <w:rFonts w:ascii="Cambria Math" w:hAnsi="Cambria Math"/>
              <w:szCs w:val="24"/>
            </w:rPr>
            <m:t>=</m:t>
          </m:r>
          <m:r>
            <m:rPr>
              <m:nor/>
            </m:rPr>
            <w:rPr>
              <w:rFonts w:ascii="宋体" w:hAnsi="宋体"/>
              <w:szCs w:val="24"/>
            </w:rPr>
            <m:t>Deconv</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H</m:t>
                  </m:r>
                </m:e>
                <m:sub>
                  <m:r>
                    <w:rPr>
                      <w:rFonts w:ascii="Cambria Math" w:hAnsi="Cambria Math"/>
                      <w:szCs w:val="24"/>
                    </w:rPr>
                    <m:t>u</m:t>
                  </m:r>
                </m:sub>
              </m:sSub>
            </m:e>
          </m:d>
          <m:r>
            <m:rPr>
              <m:sty m:val="p"/>
            </m:rPr>
            <w:rPr>
              <w:rFonts w:ascii="Cambria Math" w:hAnsi="Cambria Math"/>
              <w:szCs w:val="24"/>
            </w:rPr>
            <m:t>,</m:t>
          </m:r>
          <m:r>
            <w:rPr>
              <w:rFonts w:ascii="Cambria Math" w:hAnsi="Cambria Math"/>
              <w:szCs w:val="24"/>
            </w:rPr>
            <m:t> </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c</m:t>
              </m:r>
            </m:sub>
          </m:sSub>
          <m:r>
            <m:rPr>
              <m:sty m:val="p"/>
            </m:rPr>
            <w:rPr>
              <w:rFonts w:ascii="Cambria Math" w:hAnsi="Cambria Math"/>
              <w:szCs w:val="24"/>
            </w:rPr>
            <m:t>,</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u</m:t>
              </m:r>
            </m:sub>
          </m:sSub>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sSub>
                <m:sSubPr>
                  <m:ctrlPr>
                    <w:rPr>
                      <w:rFonts w:ascii="Cambria Math" w:hAnsi="Cambria Math"/>
                      <w:szCs w:val="24"/>
                    </w:rPr>
                  </m:ctrlPr>
                </m:sSubPr>
                <m:e>
                  <m:r>
                    <w:rPr>
                      <w:rFonts w:ascii="Cambria Math" w:hAnsi="Cambria Math"/>
                      <w:szCs w:val="24"/>
                    </w:rPr>
                    <m:t>d</m:t>
                  </m:r>
                </m:e>
                <m:sub>
                  <m:r>
                    <w:rPr>
                      <w:rFonts w:ascii="Cambria Math" w:hAnsi="Cambria Math"/>
                      <w:szCs w:val="24"/>
                    </w:rPr>
                    <m:t>s</m:t>
                  </m:r>
                </m:sub>
              </m:sSub>
              <m:r>
                <m:rPr>
                  <m:sty m:val="p"/>
                </m:rPr>
                <w:rPr>
                  <w:rFonts w:ascii="Cambria Math" w:hAnsi="Cambria Math"/>
                  <w:szCs w:val="24"/>
                </w:rPr>
                <m:t>×</m:t>
              </m:r>
              <m:r>
                <w:rPr>
                  <w:rFonts w:ascii="Cambria Math" w:hAnsi="Cambria Math"/>
                  <w:szCs w:val="24"/>
                </w:rPr>
                <m:t>h</m:t>
              </m:r>
              <m:r>
                <m:rPr>
                  <m:sty m:val="p"/>
                </m:rPr>
                <w:rPr>
                  <w:rFonts w:ascii="Cambria Math" w:hAnsi="Cambria Math"/>
                  <w:szCs w:val="24"/>
                </w:rPr>
                <m:t>×</m:t>
              </m:r>
              <m:r>
                <w:rPr>
                  <w:rFonts w:ascii="Cambria Math" w:hAnsi="Cambria Math"/>
                  <w:szCs w:val="24"/>
                </w:rPr>
                <m:t>w</m:t>
              </m:r>
            </m:sup>
          </m:sSup>
        </m:oMath>
      </m:oMathPara>
    </w:p>
    <w:p w14:paraId="78D3F517" w14:textId="77777777" w:rsidR="00536104" w:rsidRPr="00536104" w:rsidRDefault="00536104" w:rsidP="00536104">
      <w:pPr>
        <w:spacing w:before="156" w:after="156"/>
        <w:ind w:firstLine="420"/>
        <w:rPr>
          <w:rFonts w:ascii="宋体" w:hAnsi="宋体" w:hint="eastAsia"/>
          <w:szCs w:val="24"/>
        </w:rPr>
      </w:pPr>
      <w:r w:rsidRPr="00536104">
        <w:rPr>
          <w:rFonts w:ascii="宋体" w:hAnsi="宋体" w:hint="eastAsia"/>
          <w:szCs w:val="24"/>
        </w:rPr>
        <w:t>然后沿通道维度进行拼接：</w:t>
      </w:r>
    </w:p>
    <w:p w14:paraId="766E6B3D" w14:textId="77777777" w:rsidR="00536104" w:rsidRPr="00536104" w:rsidRDefault="00000000" w:rsidP="00536104">
      <w:pPr>
        <w:spacing w:before="156" w:after="156"/>
        <w:ind w:firstLine="420"/>
        <w:rPr>
          <w:rFonts w:ascii="宋体" w:hAnsi="宋体" w:hint="eastAsia"/>
          <w:szCs w:val="24"/>
        </w:rPr>
      </w:pPr>
      <m:oMathPara>
        <m:oMathParaPr>
          <m:jc m:val="center"/>
        </m:oMathParaP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s</m:t>
              </m:r>
            </m:sub>
          </m:sSub>
          <m:r>
            <m:rPr>
              <m:sty m:val="p"/>
            </m:rPr>
            <w:rPr>
              <w:rFonts w:ascii="Cambria Math" w:hAnsi="Cambria Math"/>
              <w:szCs w:val="24"/>
            </w:rPr>
            <m:t>=</m:t>
          </m:r>
          <m:r>
            <m:rPr>
              <m:nor/>
            </m:rPr>
            <w:rPr>
              <w:rFonts w:ascii="宋体" w:hAnsi="宋体"/>
              <w:szCs w:val="24"/>
            </w:rPr>
            <m:t>Concat</m:t>
          </m:r>
          <m:d>
            <m:dPr>
              <m:ctrlPr>
                <w:rPr>
                  <w:rFonts w:ascii="Cambria Math" w:hAnsi="Cambria Math"/>
                  <w:szCs w:val="24"/>
                </w:rPr>
              </m:ctrlPr>
            </m:dPr>
            <m:e>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c</m:t>
                  </m:r>
                </m:sub>
              </m:sSub>
              <m:r>
                <m:rPr>
                  <m:sty m:val="p"/>
                </m:rPr>
                <w:rPr>
                  <w:rFonts w:ascii="Cambria Math" w:hAnsi="Cambria Math"/>
                  <w:szCs w:val="24"/>
                </w:rPr>
                <m:t>,</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u</m:t>
                  </m:r>
                </m:sub>
              </m:sSub>
            </m:e>
          </m:d>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r>
                <w:rPr>
                  <w:rFonts w:ascii="Cambria Math" w:hAnsi="Cambria Math"/>
                  <w:szCs w:val="24"/>
                </w:rPr>
                <m:t>2</m:t>
              </m:r>
              <m:sSub>
                <m:sSubPr>
                  <m:ctrlPr>
                    <w:rPr>
                      <w:rFonts w:ascii="Cambria Math" w:hAnsi="Cambria Math"/>
                      <w:szCs w:val="24"/>
                    </w:rPr>
                  </m:ctrlPr>
                </m:sSubPr>
                <m:e>
                  <m:r>
                    <w:rPr>
                      <w:rFonts w:ascii="Cambria Math" w:hAnsi="Cambria Math"/>
                      <w:szCs w:val="24"/>
                    </w:rPr>
                    <m:t>d</m:t>
                  </m:r>
                </m:e>
                <m:sub>
                  <m:r>
                    <w:rPr>
                      <w:rFonts w:ascii="Cambria Math" w:hAnsi="Cambria Math"/>
                      <w:szCs w:val="24"/>
                    </w:rPr>
                    <m:t>s</m:t>
                  </m:r>
                </m:sub>
              </m:sSub>
              <m:r>
                <m:rPr>
                  <m:sty m:val="p"/>
                </m:rPr>
                <w:rPr>
                  <w:rFonts w:ascii="Cambria Math" w:hAnsi="Cambria Math"/>
                  <w:szCs w:val="24"/>
                </w:rPr>
                <m:t>×</m:t>
              </m:r>
              <m:r>
                <w:rPr>
                  <w:rFonts w:ascii="Cambria Math" w:hAnsi="Cambria Math"/>
                  <w:szCs w:val="24"/>
                </w:rPr>
                <m:t>h</m:t>
              </m:r>
              <m:r>
                <m:rPr>
                  <m:sty m:val="p"/>
                </m:rPr>
                <w:rPr>
                  <w:rFonts w:ascii="Cambria Math" w:hAnsi="Cambria Math"/>
                  <w:szCs w:val="24"/>
                </w:rPr>
                <m:t>×</m:t>
              </m:r>
              <m:r>
                <w:rPr>
                  <w:rFonts w:ascii="Cambria Math" w:hAnsi="Cambria Math"/>
                  <w:szCs w:val="24"/>
                </w:rPr>
                <m:t>w</m:t>
              </m:r>
            </m:sup>
          </m:sSup>
        </m:oMath>
      </m:oMathPara>
    </w:p>
    <w:p w14:paraId="0514F4FB" w14:textId="77777777" w:rsidR="00536104" w:rsidRPr="00536104" w:rsidRDefault="00536104" w:rsidP="00536104">
      <w:pPr>
        <w:spacing w:before="156" w:after="156"/>
        <w:ind w:firstLine="420"/>
        <w:rPr>
          <w:rFonts w:ascii="宋体" w:hAnsi="宋体" w:hint="eastAsia"/>
          <w:szCs w:val="24"/>
        </w:rPr>
      </w:pPr>
      <w:r w:rsidRPr="00536104">
        <w:rPr>
          <w:rFonts w:ascii="宋体" w:hAnsi="宋体" w:hint="eastAsia"/>
          <w:szCs w:val="24"/>
        </w:rPr>
        <w:t>随后进行多尺度特征提取：</w:t>
      </w:r>
    </w:p>
    <w:p w14:paraId="75664EC1" w14:textId="3A7CF835" w:rsidR="00536104" w:rsidRPr="00536104" w:rsidRDefault="00536104" w:rsidP="00536104">
      <w:pPr>
        <w:spacing w:before="156" w:after="156"/>
        <w:ind w:firstLine="420"/>
        <w:rPr>
          <w:rFonts w:ascii="宋体" w:hAnsi="宋体" w:hint="eastAsia"/>
          <w:szCs w:val="24"/>
        </w:rPr>
      </w:pPr>
      <w:r w:rsidRPr="00536104">
        <w:rPr>
          <w:rFonts w:ascii="宋体" w:hAnsi="宋体" w:hint="eastAsia"/>
          <w:szCs w:val="24"/>
        </w:rPr>
        <w:t>自适应平均池化生成多尺度特征图</w:t>
      </w:r>
      <w:r w:rsidRPr="00536104">
        <w:rPr>
          <w:rFonts w:ascii="宋体" w:hAnsi="宋体"/>
          <w:szCs w:val="24"/>
        </w:rPr>
        <w:t xml:space="preserve"> </w:t>
      </w:r>
      <m:oMath>
        <m:r>
          <m:rPr>
            <m:sty m:val="p"/>
          </m:rPr>
          <w:rPr>
            <w:rFonts w:ascii="Cambria Math" w:hAnsi="Cambria Math"/>
            <w:szCs w:val="24"/>
          </w:rPr>
          <m:t>{</m:t>
        </m:r>
        <m:sSubSup>
          <m:sSubSupPr>
            <m:ctrlPr>
              <w:rPr>
                <w:rFonts w:ascii="Cambria Math" w:hAnsi="Cambria Math"/>
                <w:szCs w:val="24"/>
              </w:rPr>
            </m:ctrlPr>
          </m:sSubSupPr>
          <m:e>
            <m:r>
              <w:rPr>
                <w:rFonts w:ascii="Cambria Math" w:hAnsi="Cambria Math"/>
                <w:szCs w:val="24"/>
              </w:rPr>
              <m:t>F</m:t>
            </m:r>
          </m:e>
          <m:sub>
            <m:r>
              <m:rPr>
                <m:nor/>
              </m:rPr>
              <w:rPr>
                <w:rFonts w:ascii="宋体" w:hAnsi="宋体"/>
                <w:szCs w:val="24"/>
              </w:rPr>
              <m:t>social</m:t>
            </m:r>
          </m:sub>
          <m:sup>
            <m:d>
              <m:dPr>
                <m:ctrlPr>
                  <w:rPr>
                    <w:rFonts w:ascii="Cambria Math" w:hAnsi="Cambria Math"/>
                    <w:szCs w:val="24"/>
                  </w:rPr>
                </m:ctrlPr>
              </m:dPr>
              <m:e>
                <m:r>
                  <w:rPr>
                    <w:rFonts w:ascii="Cambria Math" w:hAnsi="Cambria Math"/>
                    <w:szCs w:val="24"/>
                  </w:rPr>
                  <m:t>k</m:t>
                </m:r>
              </m:e>
            </m:d>
          </m:sup>
        </m:sSubSup>
        <m:sSubSup>
          <m:sSubSupPr>
            <m:ctrlPr>
              <w:rPr>
                <w:rFonts w:ascii="Cambria Math" w:hAnsi="Cambria Math"/>
                <w:szCs w:val="24"/>
              </w:rPr>
            </m:ctrlPr>
          </m:sSubSupPr>
          <m:e>
            <m:r>
              <m:rPr>
                <m:sty m:val="p"/>
              </m:rPr>
              <w:rPr>
                <w:rFonts w:ascii="Cambria Math" w:hAnsi="Cambria Math"/>
                <w:szCs w:val="24"/>
              </w:rPr>
              <m:t>}</m:t>
            </m:r>
          </m:e>
          <m:sub>
            <m:r>
              <w:rPr>
                <w:rFonts w:ascii="Cambria Math" w:hAnsi="Cambria Math"/>
                <w:szCs w:val="24"/>
              </w:rPr>
              <m:t>k</m:t>
            </m:r>
            <m:r>
              <m:rPr>
                <m:sty m:val="p"/>
              </m:rPr>
              <w:rPr>
                <w:rFonts w:ascii="Cambria Math" w:hAnsi="Cambria Math"/>
                <w:szCs w:val="24"/>
              </w:rPr>
              <m:t>=</m:t>
            </m:r>
            <m:r>
              <w:rPr>
                <w:rFonts w:ascii="Cambria Math" w:hAnsi="Cambria Math"/>
                <w:szCs w:val="24"/>
              </w:rPr>
              <m:t>1</m:t>
            </m:r>
          </m:sub>
          <m:sup>
            <m:r>
              <w:rPr>
                <w:rFonts w:ascii="Cambria Math" w:hAnsi="Cambria Math"/>
                <w:szCs w:val="24"/>
              </w:rPr>
              <m:t>4</m:t>
            </m:r>
          </m:sup>
        </m:sSubSup>
      </m:oMath>
      <w:r w:rsidRPr="00536104">
        <w:rPr>
          <w:rFonts w:ascii="宋体" w:hAnsi="宋体" w:hint="eastAsia"/>
          <w:szCs w:val="24"/>
        </w:rPr>
        <w:t>（尺度</w:t>
      </w:r>
      <w:r w:rsidRPr="00536104">
        <w:rPr>
          <w:rFonts w:ascii="宋体" w:hAnsi="宋体"/>
          <w:szCs w:val="24"/>
        </w:rPr>
        <w:t xml:space="preserve"> </w:t>
      </w:r>
      <m:oMath>
        <m:r>
          <w:rPr>
            <w:rFonts w:ascii="Cambria Math" w:hAnsi="Cambria Math"/>
            <w:szCs w:val="24"/>
          </w:rPr>
          <m:t>1</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r>
          <w:rPr>
            <w:rFonts w:ascii="Cambria Math" w:hAnsi="Cambria Math"/>
            <w:szCs w:val="24"/>
          </w:rPr>
          <m:t>2</m:t>
        </m:r>
        <m:r>
          <m:rPr>
            <m:sty m:val="p"/>
          </m:rPr>
          <w:rPr>
            <w:rFonts w:ascii="Cambria Math" w:hAnsi="Cambria Math"/>
            <w:szCs w:val="24"/>
          </w:rPr>
          <m:t>×</m:t>
        </m:r>
        <m:r>
          <w:rPr>
            <w:rFonts w:ascii="Cambria Math" w:hAnsi="Cambria Math"/>
            <w:szCs w:val="24"/>
          </w:rPr>
          <m:t>2</m:t>
        </m:r>
        <m:r>
          <m:rPr>
            <m:sty m:val="p"/>
          </m:rPr>
          <w:rPr>
            <w:rFonts w:ascii="Cambria Math" w:hAnsi="Cambria Math"/>
            <w:szCs w:val="24"/>
          </w:rPr>
          <m:t>,</m:t>
        </m:r>
        <m:r>
          <w:rPr>
            <w:rFonts w:ascii="Cambria Math" w:hAnsi="Cambria Math"/>
            <w:szCs w:val="24"/>
          </w:rPr>
          <m:t>4</m:t>
        </m:r>
        <m:r>
          <m:rPr>
            <m:sty m:val="p"/>
          </m:rPr>
          <w:rPr>
            <w:rFonts w:ascii="Cambria Math" w:hAnsi="Cambria Math"/>
            <w:szCs w:val="24"/>
          </w:rPr>
          <m:t>×</m:t>
        </m:r>
        <m:r>
          <w:rPr>
            <w:rFonts w:ascii="Cambria Math" w:hAnsi="Cambria Math"/>
            <w:szCs w:val="24"/>
          </w:rPr>
          <m:t>4</m:t>
        </m:r>
        <m:r>
          <m:rPr>
            <m:sty m:val="p"/>
          </m:rPr>
          <w:rPr>
            <w:rFonts w:ascii="Cambria Math" w:hAnsi="Cambria Math"/>
            <w:szCs w:val="24"/>
          </w:rPr>
          <m:t>,</m:t>
        </m:r>
        <m:r>
          <w:rPr>
            <w:rFonts w:ascii="Cambria Math" w:hAnsi="Cambria Math"/>
            <w:szCs w:val="24"/>
          </w:rPr>
          <m:t>8</m:t>
        </m:r>
        <m:r>
          <m:rPr>
            <m:sty m:val="p"/>
          </m:rPr>
          <w:rPr>
            <w:rFonts w:ascii="Cambria Math" w:hAnsi="Cambria Math"/>
            <w:szCs w:val="24"/>
          </w:rPr>
          <m:t>×</m:t>
        </m:r>
        <m:r>
          <w:rPr>
            <w:rFonts w:ascii="Cambria Math" w:hAnsi="Cambria Math"/>
            <w:szCs w:val="24"/>
          </w:rPr>
          <m:t>8</m:t>
        </m:r>
      </m:oMath>
      <w:r w:rsidRPr="00536104">
        <w:rPr>
          <w:rFonts w:ascii="宋体" w:hAnsi="宋体" w:hint="eastAsia"/>
          <w:szCs w:val="24"/>
        </w:rPr>
        <w:t>）。接着进行多尺度卷积操作（局部与全局特征提取）：</w:t>
      </w:r>
    </w:p>
    <w:p w14:paraId="70E83760" w14:textId="77777777" w:rsidR="00536104" w:rsidRPr="00536104" w:rsidRDefault="00000000" w:rsidP="00536104">
      <w:pPr>
        <w:spacing w:before="156" w:after="156"/>
        <w:ind w:firstLine="420"/>
        <w:rPr>
          <w:rFonts w:ascii="宋体" w:hAnsi="宋体" w:hint="eastAsia"/>
          <w:szCs w:val="24"/>
        </w:rPr>
      </w:pPr>
      <m:oMathPara>
        <m:oMathParaPr>
          <m:jc m:val="center"/>
        </m:oMathParaPr>
        <m:oMath>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s</m:t>
              </m:r>
            </m:sub>
            <m:sup>
              <m:d>
                <m:dPr>
                  <m:ctrlPr>
                    <w:rPr>
                      <w:rFonts w:ascii="Cambria Math" w:hAnsi="Cambria Math"/>
                      <w:szCs w:val="24"/>
                    </w:rPr>
                  </m:ctrlPr>
                </m:dPr>
                <m:e>
                  <m:r>
                    <w:rPr>
                      <w:rFonts w:ascii="Cambria Math" w:hAnsi="Cambria Math"/>
                      <w:szCs w:val="24"/>
                    </w:rPr>
                    <m:t>k</m:t>
                  </m:r>
                </m:e>
              </m:d>
            </m:sup>
          </m:sSubSup>
          <m:r>
            <m:rPr>
              <m:sty m:val="p"/>
            </m:rPr>
            <w:rPr>
              <w:rFonts w:ascii="Cambria Math" w:hAnsi="Cambria Math"/>
              <w:szCs w:val="24"/>
            </w:rPr>
            <m:t>=</m:t>
          </m:r>
          <m:sSub>
            <m:sSubPr>
              <m:ctrlPr>
                <w:rPr>
                  <w:rFonts w:ascii="Cambria Math" w:hAnsi="Cambria Math"/>
                  <w:szCs w:val="24"/>
                </w:rPr>
              </m:ctrlPr>
            </m:sSubPr>
            <m:e>
              <m:r>
                <m:rPr>
                  <m:nor/>
                </m:rPr>
                <w:rPr>
                  <w:rFonts w:ascii="宋体" w:hAnsi="宋体"/>
                  <w:szCs w:val="24"/>
                </w:rPr>
                <m:t>Conv</m:t>
              </m:r>
            </m:e>
            <m:sub>
              <m:r>
                <w:rPr>
                  <w:rFonts w:ascii="Cambria Math" w:hAnsi="Cambria Math"/>
                  <w:szCs w:val="24"/>
                </w:rPr>
                <m:t>k</m:t>
              </m:r>
              <m:r>
                <m:rPr>
                  <m:sty m:val="p"/>
                </m:rPr>
                <w:rPr>
                  <w:rFonts w:ascii="Cambria Math" w:hAnsi="Cambria Math"/>
                  <w:szCs w:val="24"/>
                </w:rPr>
                <m:t>×</m:t>
              </m:r>
              <m:r>
                <w:rPr>
                  <w:rFonts w:ascii="Cambria Math" w:hAnsi="Cambria Math"/>
                  <w:szCs w:val="24"/>
                </w:rPr>
                <m:t>k</m:t>
              </m:r>
            </m:sub>
          </m:sSub>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F</m:t>
                  </m:r>
                </m:e>
                <m:sub>
                  <m:r>
                    <m:rPr>
                      <m:nor/>
                    </m:rPr>
                    <w:rPr>
                      <w:rFonts w:ascii="宋体" w:hAnsi="宋体"/>
                      <w:szCs w:val="24"/>
                    </w:rPr>
                    <m:t>social</m:t>
                  </m:r>
                </m:sub>
                <m:sup>
                  <m:d>
                    <m:dPr>
                      <m:ctrlPr>
                        <w:rPr>
                          <w:rFonts w:ascii="Cambria Math" w:hAnsi="Cambria Math"/>
                          <w:szCs w:val="24"/>
                        </w:rPr>
                      </m:ctrlPr>
                    </m:dPr>
                    <m:e>
                      <m:r>
                        <w:rPr>
                          <w:rFonts w:ascii="Cambria Math" w:hAnsi="Cambria Math"/>
                          <w:szCs w:val="24"/>
                        </w:rPr>
                        <m:t>k</m:t>
                      </m:r>
                    </m:e>
                  </m:d>
                </m:sup>
              </m:sSubSup>
            </m:e>
          </m:d>
          <m:r>
            <m:rPr>
              <m:sty m:val="p"/>
            </m:rPr>
            <w:rPr>
              <w:rFonts w:ascii="Cambria Math" w:hAnsi="Cambria Math"/>
              <w:szCs w:val="24"/>
            </w:rPr>
            <m:t>,</m:t>
          </m:r>
          <m:r>
            <w:rPr>
              <w:rFonts w:ascii="Cambria Math" w:hAnsi="Cambria Math"/>
              <w:szCs w:val="24"/>
            </w:rPr>
            <m:t> k</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r>
            <w:rPr>
              <w:rFonts w:ascii="Cambria Math" w:hAnsi="Cambria Math"/>
              <w:szCs w:val="24"/>
            </w:rPr>
            <m:t>2</m:t>
          </m:r>
          <m:r>
            <m:rPr>
              <m:sty m:val="p"/>
            </m:rPr>
            <w:rPr>
              <w:rFonts w:ascii="Cambria Math" w:hAnsi="Cambria Math"/>
              <w:szCs w:val="24"/>
            </w:rPr>
            <m:t>,</m:t>
          </m:r>
          <m:r>
            <w:rPr>
              <w:rFonts w:ascii="Cambria Math" w:hAnsi="Cambria Math"/>
              <w:szCs w:val="24"/>
            </w:rPr>
            <m:t>4</m:t>
          </m:r>
          <m:r>
            <m:rPr>
              <m:sty m:val="p"/>
            </m:rPr>
            <w:rPr>
              <w:rFonts w:ascii="Cambria Math" w:hAnsi="Cambria Math"/>
              <w:szCs w:val="24"/>
            </w:rPr>
            <m:t>,</m:t>
          </m:r>
          <m:r>
            <w:rPr>
              <w:rFonts w:ascii="Cambria Math" w:hAnsi="Cambria Math"/>
              <w:szCs w:val="24"/>
            </w:rPr>
            <m:t>8</m:t>
          </m:r>
          <m:r>
            <m:rPr>
              <m:sty m:val="p"/>
            </m:rPr>
            <w:rPr>
              <w:rFonts w:ascii="Cambria Math" w:hAnsi="Cambria Math"/>
              <w:szCs w:val="24"/>
            </w:rPr>
            <m:t>}</m:t>
          </m:r>
        </m:oMath>
      </m:oMathPara>
    </w:p>
    <w:p w14:paraId="17A1420F" w14:textId="77777777" w:rsidR="00536104" w:rsidRPr="00536104" w:rsidRDefault="00536104" w:rsidP="00536104">
      <w:pPr>
        <w:spacing w:before="156" w:after="156"/>
        <w:ind w:firstLine="420"/>
        <w:rPr>
          <w:rFonts w:ascii="宋体" w:hAnsi="宋体" w:hint="eastAsia"/>
          <w:szCs w:val="24"/>
        </w:rPr>
      </w:pPr>
      <w:r w:rsidRPr="00536104">
        <w:rPr>
          <w:rFonts w:ascii="宋体" w:hAnsi="宋体" w:hint="eastAsia"/>
          <w:szCs w:val="24"/>
        </w:rPr>
        <w:t>最后实现特征聚合，上采样</w:t>
      </w:r>
      <w:proofErr w:type="gramStart"/>
      <w:r w:rsidRPr="00536104">
        <w:rPr>
          <w:rFonts w:ascii="宋体" w:hAnsi="宋体" w:hint="eastAsia"/>
          <w:szCs w:val="24"/>
        </w:rPr>
        <w:t>至统一</w:t>
      </w:r>
      <w:proofErr w:type="gramEnd"/>
      <w:r w:rsidRPr="00536104">
        <w:rPr>
          <w:rFonts w:ascii="宋体" w:hAnsi="宋体" w:hint="eastAsia"/>
          <w:szCs w:val="24"/>
        </w:rPr>
        <w:t>尺寸后拼接，得到社会信息综合特征：</w:t>
      </w:r>
    </w:p>
    <w:p w14:paraId="206FE762" w14:textId="77777777" w:rsidR="00536104" w:rsidRPr="00536104" w:rsidRDefault="00000000" w:rsidP="00536104">
      <w:pPr>
        <w:spacing w:before="156" w:after="156"/>
        <w:rPr>
          <w:rFonts w:ascii="宋体" w:hAnsi="宋体" w:hint="eastAsia"/>
          <w:szCs w:val="24"/>
        </w:rPr>
      </w:pPr>
      <m:oMathPara>
        <m:oMathParaPr>
          <m:jc m:val="center"/>
        </m:oMathParaPr>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s</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X</m:t>
                  </m:r>
                </m:e>
                <m:sub>
                  <m:r>
                    <w:rPr>
                      <w:rFonts w:ascii="Cambria Math" w:hAnsi="Cambria Math"/>
                      <w:szCs w:val="24"/>
                    </w:rPr>
                    <m:t>s</m:t>
                  </m:r>
                </m:sub>
              </m:sSub>
            </m:e>
          </m:d>
          <m:r>
            <m:rPr>
              <m:sty m:val="p"/>
            </m:rPr>
            <w:rPr>
              <w:rFonts w:ascii="Cambria Math" w:hAnsi="Cambria Math"/>
              <w:szCs w:val="24"/>
            </w:rPr>
            <m:t>=</m:t>
          </m:r>
          <m:r>
            <m:rPr>
              <m:nor/>
            </m:rPr>
            <w:rPr>
              <w:rFonts w:ascii="宋体" w:hAnsi="宋体"/>
              <w:szCs w:val="24"/>
            </w:rPr>
            <m:t>Concat</m:t>
          </m:r>
          <m:d>
            <m:dPr>
              <m:ctrlPr>
                <w:rPr>
                  <w:rFonts w:ascii="Cambria Math" w:hAnsi="Cambria Math"/>
                  <w:szCs w:val="24"/>
                </w:rPr>
              </m:ctrlPr>
            </m:dPr>
            <m:e>
              <m:r>
                <m:rPr>
                  <m:nor/>
                </m:rPr>
                <w:rPr>
                  <w:rFonts w:ascii="宋体" w:hAnsi="宋体"/>
                  <w:szCs w:val="24"/>
                </w:rPr>
                <m:t>Upsample</m:t>
              </m:r>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s</m:t>
                      </m:r>
                    </m:sub>
                    <m:sup>
                      <m:d>
                        <m:dPr>
                          <m:ctrlPr>
                            <w:rPr>
                              <w:rFonts w:ascii="Cambria Math" w:hAnsi="Cambria Math"/>
                              <w:szCs w:val="24"/>
                            </w:rPr>
                          </m:ctrlPr>
                        </m:dPr>
                        <m:e>
                          <m:r>
                            <w:rPr>
                              <w:rFonts w:ascii="Cambria Math" w:hAnsi="Cambria Math"/>
                              <w:szCs w:val="24"/>
                            </w:rPr>
                            <m:t>1</m:t>
                          </m:r>
                        </m:e>
                      </m:d>
                    </m:sup>
                  </m:sSubSup>
                </m:e>
              </m:d>
              <m:r>
                <m:rPr>
                  <m:sty m:val="p"/>
                </m:rPr>
                <w:rPr>
                  <w:rFonts w:ascii="Cambria Math" w:hAnsi="Cambria Math"/>
                  <w:szCs w:val="24"/>
                </w:rPr>
                <m:t>,…,</m:t>
              </m:r>
              <m:r>
                <m:rPr>
                  <m:nor/>
                </m:rPr>
                <w:rPr>
                  <w:rFonts w:ascii="宋体" w:hAnsi="宋体"/>
                  <w:szCs w:val="24"/>
                </w:rPr>
                <m:t>Upsample</m:t>
              </m:r>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s</m:t>
                      </m:r>
                    </m:sub>
                    <m:sup>
                      <m:d>
                        <m:dPr>
                          <m:ctrlPr>
                            <w:rPr>
                              <w:rFonts w:ascii="Cambria Math" w:hAnsi="Cambria Math"/>
                              <w:szCs w:val="24"/>
                            </w:rPr>
                          </m:ctrlPr>
                        </m:dPr>
                        <m:e>
                          <m:r>
                            <w:rPr>
                              <w:rFonts w:ascii="Cambria Math" w:hAnsi="Cambria Math"/>
                              <w:szCs w:val="24"/>
                            </w:rPr>
                            <m:t>4</m:t>
                          </m:r>
                        </m:e>
                      </m:d>
                    </m:sup>
                  </m:sSubSup>
                </m:e>
              </m:d>
            </m:e>
          </m:d>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sSub>
                <m:sSubPr>
                  <m:ctrlPr>
                    <w:rPr>
                      <w:rFonts w:ascii="Cambria Math" w:hAnsi="Cambria Math"/>
                      <w:szCs w:val="24"/>
                    </w:rPr>
                  </m:ctrlPr>
                </m:sSubPr>
                <m:e>
                  <m:r>
                    <w:rPr>
                      <w:rFonts w:ascii="Cambria Math" w:hAnsi="Cambria Math"/>
                      <w:szCs w:val="24"/>
                    </w:rPr>
                    <m:t>d</m:t>
                  </m:r>
                </m:e>
                <m:sub>
                  <m:r>
                    <m:rPr>
                      <m:nor/>
                    </m:rPr>
                    <w:rPr>
                      <w:rFonts w:ascii="宋体" w:hAnsi="宋体"/>
                      <w:szCs w:val="24"/>
                    </w:rPr>
                    <m:t>social</m:t>
                  </m:r>
                </m:sub>
              </m:sSub>
            </m:sup>
          </m:sSup>
        </m:oMath>
      </m:oMathPara>
    </w:p>
    <w:p w14:paraId="000C5B58" w14:textId="77777777" w:rsidR="00536104" w:rsidRPr="00536104" w:rsidRDefault="00536104" w:rsidP="00536104">
      <w:pPr>
        <w:spacing w:before="156" w:after="156"/>
        <w:ind w:firstLine="420"/>
        <w:rPr>
          <w:rFonts w:ascii="宋体" w:hAnsi="宋体" w:hint="eastAsia"/>
          <w:i/>
          <w:szCs w:val="24"/>
        </w:rPr>
      </w:pPr>
      <w:bookmarkStart w:id="117" w:name="Xd91ee8321cca7e11ecf14b70855227b54755b3a"/>
      <w:bookmarkEnd w:id="115"/>
    </w:p>
    <w:p w14:paraId="58BDD539" w14:textId="3986B915" w:rsidR="00536104" w:rsidRPr="00536104" w:rsidRDefault="00536104" w:rsidP="00536104">
      <w:pPr>
        <w:spacing w:before="156" w:after="156"/>
        <w:ind w:firstLine="420"/>
        <w:rPr>
          <w:rFonts w:ascii="宋体" w:hAnsi="宋体" w:hint="eastAsia"/>
          <w:i/>
          <w:szCs w:val="24"/>
        </w:rPr>
      </w:pPr>
      <w:r w:rsidRPr="00536104">
        <w:rPr>
          <w:rFonts w:ascii="宋体" w:hAnsi="宋体" w:hint="eastAsia"/>
          <w:szCs w:val="24"/>
        </w:rPr>
        <w:t>视频信息</w:t>
      </w:r>
      <w:proofErr w:type="gramStart"/>
      <w:r w:rsidRPr="00536104">
        <w:rPr>
          <w:rFonts w:ascii="宋体" w:hAnsi="宋体" w:hint="eastAsia"/>
          <w:szCs w:val="24"/>
        </w:rPr>
        <w:t>模态组输入</w:t>
      </w:r>
      <w:proofErr w:type="gramEnd"/>
      <w:r w:rsidRPr="00536104">
        <w:rPr>
          <w:rFonts w:ascii="宋体" w:hAnsi="宋体" w:hint="eastAsia"/>
          <w:szCs w:val="24"/>
        </w:rPr>
        <w:t>特征为音频特征</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H</m:t>
            </m:r>
          </m:e>
          <m:sub>
            <m:r>
              <w:rPr>
                <w:rFonts w:ascii="Cambria Math" w:hAnsi="Cambria Math"/>
                <w:szCs w:val="24"/>
              </w:rPr>
              <m:t>A</m:t>
            </m:r>
          </m:sub>
        </m:sSub>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sSub>
              <m:sSubPr>
                <m:ctrlPr>
                  <w:rPr>
                    <w:rFonts w:ascii="Cambria Math" w:hAnsi="Cambria Math"/>
                    <w:szCs w:val="24"/>
                  </w:rPr>
                </m:ctrlPr>
              </m:sSubPr>
              <m:e>
                <m:r>
                  <w:rPr>
                    <w:rFonts w:ascii="Cambria Math" w:hAnsi="Cambria Math"/>
                    <w:szCs w:val="24"/>
                  </w:rPr>
                  <m:t>d</m:t>
                </m:r>
              </m:e>
              <m:sub>
                <m:r>
                  <w:rPr>
                    <w:rFonts w:ascii="Cambria Math" w:hAnsi="Cambria Math"/>
                    <w:szCs w:val="24"/>
                  </w:rPr>
                  <m:t>A</m:t>
                </m:r>
              </m:sub>
            </m:sSub>
          </m:sup>
        </m:sSup>
      </m:oMath>
      <w:r w:rsidRPr="00536104">
        <w:rPr>
          <w:rFonts w:ascii="宋体" w:hAnsi="宋体" w:hint="eastAsia"/>
          <w:szCs w:val="24"/>
        </w:rPr>
        <w:t>、关键帧特征</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H</m:t>
            </m:r>
          </m:e>
          <m:sub>
            <m:r>
              <w:rPr>
                <w:rFonts w:ascii="Cambria Math" w:hAnsi="Cambria Math"/>
                <w:szCs w:val="24"/>
              </w:rPr>
              <m:t>I</m:t>
            </m:r>
          </m:sub>
        </m:sSub>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sSub>
              <m:sSubPr>
                <m:ctrlPr>
                  <w:rPr>
                    <w:rFonts w:ascii="Cambria Math" w:hAnsi="Cambria Math"/>
                    <w:szCs w:val="24"/>
                  </w:rPr>
                </m:ctrlPr>
              </m:sSubPr>
              <m:e>
                <m:r>
                  <w:rPr>
                    <w:rFonts w:ascii="Cambria Math" w:hAnsi="Cambria Math"/>
                    <w:szCs w:val="24"/>
                  </w:rPr>
                  <m:t>d</m:t>
                </m:r>
              </m:e>
              <m:sub>
                <m:r>
                  <w:rPr>
                    <w:rFonts w:ascii="Cambria Math" w:hAnsi="Cambria Math"/>
                    <w:szCs w:val="24"/>
                  </w:rPr>
                  <m:t>I</m:t>
                </m:r>
              </m:sub>
            </m:sSub>
          </m:sup>
        </m:sSup>
      </m:oMath>
      <w:r w:rsidRPr="00536104">
        <w:rPr>
          <w:rFonts w:ascii="宋体" w:hAnsi="宋体" w:hint="eastAsia"/>
          <w:szCs w:val="24"/>
        </w:rPr>
        <w:t>、运动特征</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H</m:t>
            </m:r>
          </m:e>
          <m:sub>
            <m:r>
              <w:rPr>
                <w:rFonts w:ascii="Cambria Math" w:hAnsi="Cambria Math"/>
                <w:szCs w:val="24"/>
              </w:rPr>
              <m:t>v</m:t>
            </m:r>
          </m:sub>
        </m:sSub>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sSub>
              <m:sSubPr>
                <m:ctrlPr>
                  <w:rPr>
                    <w:rFonts w:ascii="Cambria Math" w:hAnsi="Cambria Math"/>
                    <w:szCs w:val="24"/>
                  </w:rPr>
                </m:ctrlPr>
              </m:sSubPr>
              <m:e>
                <m:r>
                  <w:rPr>
                    <w:rFonts w:ascii="Cambria Math" w:hAnsi="Cambria Math"/>
                    <w:szCs w:val="24"/>
                  </w:rPr>
                  <m:t>d</m:t>
                </m:r>
              </m:e>
              <m:sub>
                <m:r>
                  <w:rPr>
                    <w:rFonts w:ascii="Cambria Math" w:hAnsi="Cambria Math"/>
                    <w:szCs w:val="24"/>
                  </w:rPr>
                  <m:t>v</m:t>
                </m:r>
              </m:sub>
            </m:sSub>
          </m:sup>
        </m:sSup>
      </m:oMath>
      <w:r w:rsidRPr="00536104">
        <w:rPr>
          <w:rFonts w:ascii="宋体" w:hAnsi="宋体" w:hint="eastAsia"/>
          <w:szCs w:val="24"/>
        </w:rPr>
        <w:t>、标题特征</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H</m:t>
            </m:r>
          </m:e>
          <m:sub>
            <m:r>
              <w:rPr>
                <w:rFonts w:ascii="Cambria Math" w:hAnsi="Cambria Math"/>
                <w:szCs w:val="24"/>
              </w:rPr>
              <m:t>T</m:t>
            </m:r>
          </m:sub>
        </m:sSub>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sSub>
              <m:sSubPr>
                <m:ctrlPr>
                  <w:rPr>
                    <w:rFonts w:ascii="Cambria Math" w:hAnsi="Cambria Math"/>
                    <w:szCs w:val="24"/>
                  </w:rPr>
                </m:ctrlPr>
              </m:sSubPr>
              <m:e>
                <m:r>
                  <w:rPr>
                    <w:rFonts w:ascii="Cambria Math" w:hAnsi="Cambria Math"/>
                    <w:szCs w:val="24"/>
                  </w:rPr>
                  <m:t>d</m:t>
                </m:r>
              </m:e>
              <m:sub>
                <m:r>
                  <w:rPr>
                    <w:rFonts w:ascii="Cambria Math" w:hAnsi="Cambria Math"/>
                    <w:szCs w:val="24"/>
                  </w:rPr>
                  <m:t>T</m:t>
                </m:r>
              </m:sub>
            </m:sSub>
          </m:sup>
        </m:sSup>
      </m:oMath>
      <w:r w:rsidRPr="00536104">
        <w:rPr>
          <w:rFonts w:ascii="宋体" w:hAnsi="宋体" w:hint="eastAsia"/>
          <w:szCs w:val="24"/>
        </w:rPr>
        <w:t>。经过下列操作后形成多尺度融合模块F2</w:t>
      </w:r>
      <w:r>
        <w:rPr>
          <w:rFonts w:ascii="宋体" w:hAnsi="宋体" w:hint="eastAsia"/>
          <w:szCs w:val="24"/>
        </w:rPr>
        <w:t>。</w:t>
      </w:r>
      <w:r w:rsidRPr="00536104">
        <w:rPr>
          <w:rFonts w:ascii="宋体" w:hAnsi="宋体" w:hint="eastAsia"/>
          <w:szCs w:val="24"/>
        </w:rPr>
        <w:t>首先进行尺度对齐，对四模态特征分别逆卷积</w:t>
      </w:r>
      <w:proofErr w:type="gramStart"/>
      <w:r w:rsidRPr="00536104">
        <w:rPr>
          <w:rFonts w:ascii="宋体" w:hAnsi="宋体" w:hint="eastAsia"/>
          <w:szCs w:val="24"/>
        </w:rPr>
        <w:t>至统一维</w:t>
      </w:r>
      <w:proofErr w:type="gramEnd"/>
      <w:r w:rsidRPr="00536104">
        <w:rPr>
          <w:rFonts w:ascii="宋体" w:hAnsi="宋体" w:hint="eastAsia"/>
          <w:szCs w:val="24"/>
        </w:rPr>
        <w:t>度</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d</m:t>
            </m:r>
          </m:e>
          <m:sub>
            <m:r>
              <w:rPr>
                <w:rFonts w:ascii="Cambria Math" w:hAnsi="Cambria Math"/>
                <w:szCs w:val="24"/>
              </w:rPr>
              <m:t>v</m:t>
            </m:r>
          </m:sub>
        </m:sSub>
      </m:oMath>
      <w:r w:rsidRPr="00536104">
        <w:rPr>
          <w:rFonts w:ascii="宋体" w:hAnsi="宋体" w:hint="eastAsia"/>
          <w:szCs w:val="24"/>
        </w:rPr>
        <w:t>：</w:t>
      </w:r>
    </w:p>
    <w:p w14:paraId="05A9E3AC" w14:textId="77777777" w:rsidR="00536104" w:rsidRPr="00536104" w:rsidRDefault="00000000" w:rsidP="00536104">
      <w:pPr>
        <w:spacing w:before="156" w:after="156"/>
        <w:rPr>
          <w:rFonts w:ascii="宋体" w:hAnsi="宋体" w:hint="eastAsia"/>
          <w:szCs w:val="24"/>
        </w:rPr>
      </w:pPr>
      <m:oMathPara>
        <m:oMathParaPr>
          <m:jc m:val="center"/>
        </m:oMathParaPr>
        <m:oMath>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A</m:t>
              </m:r>
            </m:sub>
          </m:sSub>
          <m:r>
            <m:rPr>
              <m:sty m:val="p"/>
            </m:rPr>
            <w:rPr>
              <w:rFonts w:ascii="Cambria Math" w:hAnsi="Cambria Math"/>
              <w:szCs w:val="24"/>
            </w:rPr>
            <m:t>=</m:t>
          </m:r>
          <m:r>
            <m:rPr>
              <m:nor/>
            </m:rPr>
            <w:rPr>
              <w:rFonts w:ascii="宋体" w:hAnsi="宋体"/>
              <w:szCs w:val="24"/>
            </w:rPr>
            <m:t>Deconv</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H</m:t>
                  </m:r>
                </m:e>
                <m:sub>
                  <m:r>
                    <w:rPr>
                      <w:rFonts w:ascii="Cambria Math" w:hAnsi="Cambria Math"/>
                      <w:szCs w:val="24"/>
                    </w:rPr>
                    <m:t>A</m:t>
                  </m:r>
                </m:sub>
              </m:sSub>
            </m:e>
          </m:d>
          <m:r>
            <m:rPr>
              <m:sty m:val="p"/>
            </m:rPr>
            <w:rPr>
              <w:rFonts w:ascii="Cambria Math" w:hAnsi="Cambria Math"/>
              <w:szCs w:val="24"/>
            </w:rPr>
            <m:t>,</m:t>
          </m:r>
          <m:r>
            <w:rPr>
              <w:rFonts w:ascii="Cambria Math" w:hAnsi="Cambria Math"/>
              <w:szCs w:val="24"/>
            </w:rPr>
            <m:t> </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I</m:t>
              </m:r>
            </m:sub>
          </m:sSub>
          <m:r>
            <m:rPr>
              <m:sty m:val="p"/>
            </m:rPr>
            <w:rPr>
              <w:rFonts w:ascii="Cambria Math" w:hAnsi="Cambria Math"/>
              <w:szCs w:val="24"/>
            </w:rPr>
            <m:t>=</m:t>
          </m:r>
          <m:r>
            <m:rPr>
              <m:nor/>
            </m:rPr>
            <w:rPr>
              <w:rFonts w:ascii="宋体" w:hAnsi="宋体"/>
              <w:szCs w:val="24"/>
            </w:rPr>
            <m:t>Deconv</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H</m:t>
                  </m:r>
                </m:e>
                <m:sub>
                  <m:r>
                    <w:rPr>
                      <w:rFonts w:ascii="Cambria Math" w:hAnsi="Cambria Math"/>
                      <w:szCs w:val="24"/>
                    </w:rPr>
                    <m:t>I</m:t>
                  </m:r>
                </m:sub>
              </m:sSub>
            </m:e>
          </m:d>
          <m:r>
            <m:rPr>
              <m:sty m:val="p"/>
            </m:rPr>
            <w:rPr>
              <w:rFonts w:ascii="Cambria Math" w:hAnsi="Cambria Math"/>
              <w:szCs w:val="24"/>
            </w:rPr>
            <m:t>,</m:t>
          </m:r>
        </m:oMath>
      </m:oMathPara>
    </w:p>
    <w:p w14:paraId="618FE98A" w14:textId="77777777" w:rsidR="00536104" w:rsidRPr="00536104" w:rsidRDefault="00536104" w:rsidP="00536104">
      <w:pPr>
        <w:spacing w:before="156" w:after="156"/>
        <w:ind w:firstLine="420"/>
        <w:rPr>
          <w:rFonts w:ascii="宋体" w:hAnsi="宋体" w:hint="eastAsia"/>
          <w:szCs w:val="24"/>
        </w:rPr>
      </w:pPr>
      <m:oMathPara>
        <m:oMathParaPr>
          <m:jc m:val="center"/>
        </m:oMathParaPr>
        <m:oMath>
          <m:r>
            <w:rPr>
              <w:rFonts w:ascii="Cambria Math" w:hAnsi="Cambria Math"/>
              <w:szCs w:val="24"/>
            </w:rPr>
            <m:t> </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v</m:t>
              </m:r>
            </m:sub>
          </m:sSub>
          <m:r>
            <m:rPr>
              <m:sty m:val="p"/>
            </m:rPr>
            <w:rPr>
              <w:rFonts w:ascii="Cambria Math" w:hAnsi="Cambria Math"/>
              <w:szCs w:val="24"/>
            </w:rPr>
            <m:t>=</m:t>
          </m:r>
          <m:r>
            <m:rPr>
              <m:nor/>
            </m:rPr>
            <w:rPr>
              <w:rFonts w:ascii="宋体" w:hAnsi="宋体"/>
              <w:szCs w:val="24"/>
            </w:rPr>
            <m:t>Deconv</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H</m:t>
                  </m:r>
                </m:e>
                <m:sub>
                  <m:r>
                    <w:rPr>
                      <w:rFonts w:ascii="Cambria Math" w:hAnsi="Cambria Math"/>
                      <w:szCs w:val="24"/>
                    </w:rPr>
                    <m:t>v</m:t>
                  </m:r>
                </m:sub>
              </m:sSub>
            </m:e>
          </m:d>
          <m:r>
            <m:rPr>
              <m:sty m:val="p"/>
            </m:rPr>
            <w:rPr>
              <w:rFonts w:ascii="Cambria Math" w:hAnsi="Cambria Math"/>
              <w:szCs w:val="24"/>
            </w:rPr>
            <m:t>,</m:t>
          </m:r>
          <m:r>
            <w:rPr>
              <w:rFonts w:ascii="Cambria Math" w:hAnsi="Cambria Math"/>
              <w:szCs w:val="24"/>
            </w:rPr>
            <m:t> </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T</m:t>
              </m:r>
            </m:sub>
          </m:sSub>
          <m:r>
            <m:rPr>
              <m:sty m:val="p"/>
            </m:rPr>
            <w:rPr>
              <w:rFonts w:ascii="Cambria Math" w:hAnsi="Cambria Math"/>
              <w:szCs w:val="24"/>
            </w:rPr>
            <m:t>=</m:t>
          </m:r>
          <m:r>
            <m:rPr>
              <m:nor/>
            </m:rPr>
            <w:rPr>
              <w:rFonts w:ascii="宋体" w:hAnsi="宋体"/>
              <w:szCs w:val="24"/>
            </w:rPr>
            <m:t>Deconv</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H</m:t>
                  </m:r>
                </m:e>
                <m:sub>
                  <m:r>
                    <w:rPr>
                      <w:rFonts w:ascii="Cambria Math" w:hAnsi="Cambria Math"/>
                      <w:szCs w:val="24"/>
                    </w:rPr>
                    <m:t>T</m:t>
                  </m:r>
                </m:sub>
              </m:sSub>
            </m:e>
          </m:d>
        </m:oMath>
      </m:oMathPara>
    </w:p>
    <w:p w14:paraId="68FF4BD7" w14:textId="77777777" w:rsidR="00536104" w:rsidRPr="00536104" w:rsidRDefault="00536104" w:rsidP="00536104">
      <w:pPr>
        <w:spacing w:before="156" w:after="156"/>
        <w:ind w:firstLine="420"/>
        <w:rPr>
          <w:rFonts w:ascii="宋体" w:hAnsi="宋体" w:hint="eastAsia"/>
          <w:szCs w:val="24"/>
        </w:rPr>
      </w:pPr>
      <w:r w:rsidRPr="00536104">
        <w:rPr>
          <w:rFonts w:ascii="宋体" w:hAnsi="宋体" w:hint="eastAsia"/>
          <w:szCs w:val="24"/>
        </w:rPr>
        <w:t>然后沿通道维度拼接：</w:t>
      </w:r>
    </w:p>
    <w:p w14:paraId="250D68D9" w14:textId="77777777" w:rsidR="00536104" w:rsidRPr="00536104" w:rsidRDefault="00000000" w:rsidP="00536104">
      <w:pPr>
        <w:spacing w:before="156" w:after="156"/>
        <w:ind w:firstLine="420"/>
        <w:rPr>
          <w:rFonts w:ascii="宋体" w:hAnsi="宋体" w:hint="eastAsia"/>
          <w:szCs w:val="24"/>
        </w:rPr>
      </w:pPr>
      <m:oMathPara>
        <m:oMathParaPr>
          <m:jc m:val="center"/>
        </m:oMathParaP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v</m:t>
              </m:r>
            </m:sub>
          </m:sSub>
          <m:r>
            <m:rPr>
              <m:sty m:val="p"/>
            </m:rPr>
            <w:rPr>
              <w:rFonts w:ascii="Cambria Math" w:hAnsi="Cambria Math"/>
              <w:szCs w:val="24"/>
            </w:rPr>
            <m:t>=</m:t>
          </m:r>
          <m:r>
            <m:rPr>
              <m:nor/>
            </m:rPr>
            <w:rPr>
              <w:rFonts w:ascii="宋体" w:hAnsi="宋体"/>
              <w:szCs w:val="24"/>
            </w:rPr>
            <m:t>Concat</m:t>
          </m:r>
          <m:d>
            <m:dPr>
              <m:ctrlPr>
                <w:rPr>
                  <w:rFonts w:ascii="Cambria Math" w:hAnsi="Cambria Math"/>
                  <w:szCs w:val="24"/>
                </w:rPr>
              </m:ctrlPr>
            </m:dPr>
            <m:e>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A</m:t>
                  </m:r>
                </m:sub>
              </m:sSub>
              <m:r>
                <m:rPr>
                  <m:sty m:val="p"/>
                </m:rPr>
                <w:rPr>
                  <w:rFonts w:ascii="Cambria Math" w:hAnsi="Cambria Math"/>
                  <w:szCs w:val="24"/>
                </w:rPr>
                <m:t>,</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I</m:t>
                  </m:r>
                </m:sub>
              </m:sSub>
              <m:r>
                <m:rPr>
                  <m:sty m:val="p"/>
                </m:rPr>
                <w:rPr>
                  <w:rFonts w:ascii="Cambria Math" w:hAnsi="Cambria Math"/>
                  <w:szCs w:val="24"/>
                </w:rPr>
                <m:t>,</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v</m:t>
                  </m:r>
                </m:sub>
              </m:sSub>
              <m:r>
                <m:rPr>
                  <m:sty m:val="p"/>
                </m:rPr>
                <w:rPr>
                  <w:rFonts w:ascii="Cambria Math" w:hAnsi="Cambria Math"/>
                  <w:szCs w:val="24"/>
                </w:rPr>
                <m:t>,</m:t>
              </m:r>
              <m:sSub>
                <m:sSubPr>
                  <m:ctrlPr>
                    <w:rPr>
                      <w:rFonts w:ascii="Cambria Math" w:hAnsi="Cambria Math"/>
                      <w:szCs w:val="24"/>
                    </w:rPr>
                  </m:ctrlPr>
                </m:sSubPr>
                <m:e>
                  <m:limUpp>
                    <m:limUppPr>
                      <m:ctrlPr>
                        <w:rPr>
                          <w:rFonts w:ascii="Cambria Math" w:hAnsi="Cambria Math"/>
                          <w:szCs w:val="24"/>
                        </w:rPr>
                      </m:ctrlPr>
                    </m:limUppPr>
                    <m:e>
                      <m:r>
                        <w:rPr>
                          <w:rFonts w:ascii="Cambria Math" w:hAnsi="Cambria Math"/>
                          <w:szCs w:val="24"/>
                        </w:rPr>
                        <m:t>H</m:t>
                      </m:r>
                    </m:e>
                    <m:lim>
                      <m:r>
                        <m:rPr>
                          <m:sty m:val="p"/>
                        </m:rPr>
                        <w:rPr>
                          <w:rFonts w:ascii="Cambria Math" w:hAnsi="Cambria Math"/>
                          <w:szCs w:val="24"/>
                        </w:rPr>
                        <m:t>∼</m:t>
                      </m:r>
                    </m:lim>
                  </m:limUpp>
                </m:e>
                <m:sub>
                  <m:r>
                    <w:rPr>
                      <w:rFonts w:ascii="Cambria Math" w:hAnsi="Cambria Math"/>
                      <w:szCs w:val="24"/>
                    </w:rPr>
                    <m:t>T</m:t>
                  </m:r>
                </m:sub>
              </m:sSub>
            </m:e>
          </m:d>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r>
                <w:rPr>
                  <w:rFonts w:ascii="Cambria Math" w:hAnsi="Cambria Math"/>
                  <w:szCs w:val="24"/>
                </w:rPr>
                <m:t>4</m:t>
              </m:r>
              <m:sSub>
                <m:sSubPr>
                  <m:ctrlPr>
                    <w:rPr>
                      <w:rFonts w:ascii="Cambria Math" w:hAnsi="Cambria Math"/>
                      <w:szCs w:val="24"/>
                    </w:rPr>
                  </m:ctrlPr>
                </m:sSubPr>
                <m:e>
                  <m:r>
                    <w:rPr>
                      <w:rFonts w:ascii="Cambria Math" w:hAnsi="Cambria Math"/>
                      <w:szCs w:val="24"/>
                    </w:rPr>
                    <m:t>d</m:t>
                  </m:r>
                </m:e>
                <m:sub>
                  <m:r>
                    <w:rPr>
                      <w:rFonts w:ascii="Cambria Math" w:hAnsi="Cambria Math"/>
                      <w:szCs w:val="24"/>
                    </w:rPr>
                    <m:t>v</m:t>
                  </m:r>
                </m:sub>
              </m:sSub>
              <m:r>
                <m:rPr>
                  <m:sty m:val="p"/>
                </m:rPr>
                <w:rPr>
                  <w:rFonts w:ascii="Cambria Math" w:hAnsi="Cambria Math"/>
                  <w:szCs w:val="24"/>
                </w:rPr>
                <m:t>×</m:t>
              </m:r>
              <m:r>
                <w:rPr>
                  <w:rFonts w:ascii="Cambria Math" w:hAnsi="Cambria Math"/>
                  <w:szCs w:val="24"/>
                </w:rPr>
                <m:t>h</m:t>
              </m:r>
              <m:r>
                <m:rPr>
                  <m:sty m:val="p"/>
                </m:rPr>
                <w:rPr>
                  <w:rFonts w:ascii="Cambria Math" w:hAnsi="Cambria Math"/>
                  <w:szCs w:val="24"/>
                </w:rPr>
                <m:t>×</m:t>
              </m:r>
              <m:r>
                <w:rPr>
                  <w:rFonts w:ascii="Cambria Math" w:hAnsi="Cambria Math"/>
                  <w:szCs w:val="24"/>
                </w:rPr>
                <m:t>w</m:t>
              </m:r>
            </m:sup>
          </m:sSup>
        </m:oMath>
      </m:oMathPara>
    </w:p>
    <w:p w14:paraId="0E7C1C56" w14:textId="77777777" w:rsidR="00536104" w:rsidRPr="00536104" w:rsidRDefault="00536104" w:rsidP="00536104">
      <w:pPr>
        <w:spacing w:before="156" w:after="156"/>
        <w:ind w:firstLine="420"/>
        <w:rPr>
          <w:rFonts w:ascii="宋体" w:hAnsi="宋体" w:hint="eastAsia"/>
          <w:szCs w:val="24"/>
        </w:rPr>
      </w:pPr>
      <w:r w:rsidRPr="00536104">
        <w:rPr>
          <w:rFonts w:ascii="宋体" w:hAnsi="宋体" w:hint="eastAsia"/>
          <w:szCs w:val="24"/>
        </w:rPr>
        <w:t>与F1类似，多尺度提取后生成多尺度特征</w:t>
      </w:r>
      <w:r w:rsidRPr="00536104">
        <w:rPr>
          <w:rFonts w:ascii="宋体" w:hAnsi="宋体"/>
          <w:szCs w:val="24"/>
        </w:rPr>
        <w:t xml:space="preserve"> </w:t>
      </w:r>
      <m:oMath>
        <m:r>
          <m:rPr>
            <m:sty m:val="p"/>
          </m:rPr>
          <w:rPr>
            <w:rFonts w:ascii="Cambria Math" w:hAnsi="Cambria Math"/>
            <w:szCs w:val="24"/>
          </w:rPr>
          <m:t>{</m:t>
        </m:r>
        <m:sSubSup>
          <m:sSubSupPr>
            <m:ctrlPr>
              <w:rPr>
                <w:rFonts w:ascii="Cambria Math" w:hAnsi="Cambria Math"/>
                <w:szCs w:val="24"/>
              </w:rPr>
            </m:ctrlPr>
          </m:sSubSupPr>
          <m:e>
            <m:r>
              <w:rPr>
                <w:rFonts w:ascii="Cambria Math" w:hAnsi="Cambria Math"/>
                <w:szCs w:val="24"/>
              </w:rPr>
              <m:t>F</m:t>
            </m:r>
          </m:e>
          <m:sub>
            <m:r>
              <m:rPr>
                <m:nor/>
              </m:rPr>
              <w:rPr>
                <w:rFonts w:ascii="宋体" w:hAnsi="宋体"/>
                <w:szCs w:val="24"/>
              </w:rPr>
              <m:t>video</m:t>
            </m:r>
          </m:sub>
          <m:sup>
            <m:d>
              <m:dPr>
                <m:ctrlPr>
                  <w:rPr>
                    <w:rFonts w:ascii="Cambria Math" w:hAnsi="Cambria Math"/>
                    <w:szCs w:val="24"/>
                  </w:rPr>
                </m:ctrlPr>
              </m:dPr>
              <m:e>
                <m:r>
                  <w:rPr>
                    <w:rFonts w:ascii="Cambria Math" w:hAnsi="Cambria Math"/>
                    <w:szCs w:val="24"/>
                  </w:rPr>
                  <m:t>k</m:t>
                </m:r>
              </m:e>
            </m:d>
          </m:sup>
        </m:sSubSup>
        <m:sSubSup>
          <m:sSubSupPr>
            <m:ctrlPr>
              <w:rPr>
                <w:rFonts w:ascii="Cambria Math" w:hAnsi="Cambria Math"/>
                <w:szCs w:val="24"/>
              </w:rPr>
            </m:ctrlPr>
          </m:sSubSupPr>
          <m:e>
            <m:r>
              <m:rPr>
                <m:sty m:val="p"/>
              </m:rPr>
              <w:rPr>
                <w:rFonts w:ascii="Cambria Math" w:hAnsi="Cambria Math"/>
                <w:szCs w:val="24"/>
              </w:rPr>
              <m:t>}</m:t>
            </m:r>
          </m:e>
          <m:sub>
            <m:r>
              <w:rPr>
                <w:rFonts w:ascii="Cambria Math" w:hAnsi="Cambria Math"/>
                <w:szCs w:val="24"/>
              </w:rPr>
              <m:t>k</m:t>
            </m:r>
            <m:r>
              <m:rPr>
                <m:sty m:val="p"/>
              </m:rPr>
              <w:rPr>
                <w:rFonts w:ascii="Cambria Math" w:hAnsi="Cambria Math"/>
                <w:szCs w:val="24"/>
              </w:rPr>
              <m:t>=</m:t>
            </m:r>
            <m:r>
              <w:rPr>
                <w:rFonts w:ascii="Cambria Math" w:hAnsi="Cambria Math"/>
                <w:szCs w:val="24"/>
              </w:rPr>
              <m:t>1</m:t>
            </m:r>
          </m:sub>
          <m:sup>
            <m:r>
              <w:rPr>
                <w:rFonts w:ascii="Cambria Math" w:hAnsi="Cambria Math"/>
                <w:szCs w:val="24"/>
              </w:rPr>
              <m:t>4</m:t>
            </m:r>
          </m:sup>
        </m:sSubSup>
      </m:oMath>
      <w:r w:rsidRPr="00536104">
        <w:rPr>
          <w:rFonts w:ascii="宋体" w:hAnsi="宋体" w:hint="eastAsia"/>
          <w:szCs w:val="24"/>
        </w:rPr>
        <w:t>，经卷积后聚合为：</w:t>
      </w:r>
    </w:p>
    <w:p w14:paraId="4A57B801" w14:textId="77777777" w:rsidR="00536104" w:rsidRPr="00536104" w:rsidRDefault="00000000" w:rsidP="00536104">
      <w:pPr>
        <w:spacing w:before="156" w:after="156"/>
        <w:ind w:firstLine="420"/>
        <w:rPr>
          <w:rFonts w:ascii="宋体" w:hAnsi="宋体" w:hint="eastAsia"/>
          <w:szCs w:val="24"/>
        </w:rPr>
      </w:pPr>
      <m:oMathPara>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v</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v</m:t>
              </m:r>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X</m:t>
                  </m:r>
                </m:e>
                <m:sub>
                  <m:r>
                    <w:rPr>
                      <w:rFonts w:ascii="Cambria Math" w:hAnsi="Cambria Math"/>
                      <w:szCs w:val="24"/>
                    </w:rPr>
                    <m:t>v</m:t>
                  </m:r>
                </m:sub>
              </m:sSub>
            </m:e>
          </m:d>
          <m:r>
            <m:rPr>
              <m:sty m:val="p"/>
            </m:rPr>
            <w:rPr>
              <w:rFonts w:ascii="Cambria Math" w:hAnsi="Cambria Math"/>
              <w:szCs w:val="24"/>
            </w:rPr>
            <m:t>=</m:t>
          </m:r>
          <m:r>
            <m:rPr>
              <m:nor/>
            </m:rPr>
            <w:rPr>
              <w:rFonts w:ascii="宋体" w:hAnsi="宋体"/>
              <w:szCs w:val="24"/>
            </w:rPr>
            <m:t>Concat</m:t>
          </m:r>
          <m:d>
            <m:dPr>
              <m:ctrlPr>
                <w:rPr>
                  <w:rFonts w:ascii="Cambria Math" w:hAnsi="Cambria Math"/>
                  <w:szCs w:val="24"/>
                </w:rPr>
              </m:ctrlPr>
            </m:dPr>
            <m:e>
              <m:r>
                <m:rPr>
                  <m:nor/>
                </m:rPr>
                <w:rPr>
                  <w:rFonts w:ascii="宋体" w:hAnsi="宋体"/>
                  <w:szCs w:val="24"/>
                </w:rPr>
                <m:t>Upsample</m:t>
              </m:r>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v</m:t>
                      </m:r>
                    </m:sub>
                    <m:sup>
                      <m:d>
                        <m:dPr>
                          <m:ctrlPr>
                            <w:rPr>
                              <w:rFonts w:ascii="Cambria Math" w:hAnsi="Cambria Math"/>
                              <w:szCs w:val="24"/>
                            </w:rPr>
                          </m:ctrlPr>
                        </m:dPr>
                        <m:e>
                          <m:r>
                            <w:rPr>
                              <w:rFonts w:ascii="Cambria Math" w:hAnsi="Cambria Math"/>
                              <w:szCs w:val="24"/>
                            </w:rPr>
                            <m:t>1</m:t>
                          </m:r>
                        </m:e>
                      </m:d>
                    </m:sup>
                  </m:sSubSup>
                </m:e>
              </m:d>
              <m:r>
                <m:rPr>
                  <m:sty m:val="p"/>
                </m:rPr>
                <w:rPr>
                  <w:rFonts w:ascii="Cambria Math" w:hAnsi="Cambria Math"/>
                  <w:szCs w:val="24"/>
                </w:rPr>
                <m:t>,…,</m:t>
              </m:r>
              <m:r>
                <m:rPr>
                  <m:nor/>
                </m:rPr>
                <w:rPr>
                  <w:rFonts w:ascii="宋体" w:hAnsi="宋体"/>
                  <w:szCs w:val="24"/>
                </w:rPr>
                <m:t>Upsample</m:t>
              </m:r>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v</m:t>
                      </m:r>
                    </m:sub>
                    <m:sup>
                      <m:d>
                        <m:dPr>
                          <m:ctrlPr>
                            <w:rPr>
                              <w:rFonts w:ascii="Cambria Math" w:hAnsi="Cambria Math"/>
                              <w:szCs w:val="24"/>
                            </w:rPr>
                          </m:ctrlPr>
                        </m:dPr>
                        <m:e>
                          <m:r>
                            <w:rPr>
                              <w:rFonts w:ascii="Cambria Math" w:hAnsi="Cambria Math"/>
                              <w:szCs w:val="24"/>
                            </w:rPr>
                            <m:t>4</m:t>
                          </m:r>
                        </m:e>
                      </m:d>
                    </m:sup>
                  </m:sSubSup>
                </m:e>
              </m:d>
            </m:e>
          </m:d>
          <m:r>
            <m:rPr>
              <m:sty m:val="p"/>
            </m:rPr>
            <w:rPr>
              <w:rFonts w:ascii="Cambria Math" w:hAnsi="Cambria Math"/>
              <w:szCs w:val="24"/>
            </w:rPr>
            <m:t>∈</m:t>
          </m:r>
          <m:sSup>
            <m:sSupPr>
              <m:ctrlPr>
                <w:rPr>
                  <w:rFonts w:ascii="Cambria Math" w:hAnsi="Cambria Math"/>
                  <w:szCs w:val="24"/>
                </w:rPr>
              </m:ctrlPr>
            </m:sSupPr>
            <m:e>
              <m:r>
                <m:rPr>
                  <m:scr m:val="double-struck"/>
                  <m:sty m:val="p"/>
                </m:rPr>
                <w:rPr>
                  <w:rFonts w:ascii="Cambria Math" w:hAnsi="Cambria Math"/>
                  <w:szCs w:val="24"/>
                </w:rPr>
                <m:t>R</m:t>
              </m:r>
            </m:e>
            <m:sup>
              <m:sSub>
                <m:sSubPr>
                  <m:ctrlPr>
                    <w:rPr>
                      <w:rFonts w:ascii="Cambria Math" w:hAnsi="Cambria Math"/>
                      <w:szCs w:val="24"/>
                    </w:rPr>
                  </m:ctrlPr>
                </m:sSubPr>
                <m:e>
                  <m:r>
                    <w:rPr>
                      <w:rFonts w:ascii="Cambria Math" w:hAnsi="Cambria Math"/>
                      <w:szCs w:val="24"/>
                    </w:rPr>
                    <m:t>d</m:t>
                  </m:r>
                </m:e>
                <m:sub>
                  <m:r>
                    <m:rPr>
                      <m:nor/>
                    </m:rPr>
                    <w:rPr>
                      <w:rFonts w:ascii="宋体" w:hAnsi="宋体"/>
                      <w:szCs w:val="24"/>
                    </w:rPr>
                    <m:t>video</m:t>
                  </m:r>
                </m:sub>
              </m:sSub>
            </m:sup>
          </m:sSup>
        </m:oMath>
      </m:oMathPara>
    </w:p>
    <w:bookmarkEnd w:id="116"/>
    <w:bookmarkEnd w:id="117"/>
    <w:p w14:paraId="223AD103" w14:textId="77777777" w:rsidR="00536104" w:rsidRPr="00536104" w:rsidRDefault="00536104" w:rsidP="00536104">
      <w:pPr>
        <w:spacing w:before="156" w:after="156"/>
        <w:ind w:firstLine="420"/>
        <w:rPr>
          <w:rFonts w:ascii="宋体" w:hAnsi="宋体" w:hint="eastAsia"/>
          <w:szCs w:val="24"/>
        </w:rPr>
      </w:pPr>
      <w:r w:rsidRPr="00536104">
        <w:rPr>
          <w:rFonts w:ascii="宋体" w:hAnsi="宋体" w:hint="eastAsia"/>
          <w:szCs w:val="24"/>
        </w:rPr>
        <w:t>生成F1与F2后通过跨模态交叉注意力机制</w:t>
      </w:r>
      <w:bookmarkStart w:id="118" w:name="X1ae9133c99546036992699d716eb709a62ee7ea"/>
      <w:r w:rsidRPr="00536104">
        <w:rPr>
          <w:rFonts w:ascii="宋体" w:hAnsi="宋体" w:hint="eastAsia"/>
          <w:szCs w:val="24"/>
        </w:rPr>
        <w:t>进行融合：</w:t>
      </w:r>
    </w:p>
    <w:p w14:paraId="457120FA" w14:textId="77777777" w:rsidR="00536104" w:rsidRPr="00536104" w:rsidRDefault="00536104" w:rsidP="00536104">
      <w:pPr>
        <w:spacing w:before="156" w:after="156"/>
        <w:rPr>
          <w:rFonts w:ascii="宋体" w:hAnsi="宋体" w:hint="eastAsia"/>
          <w:szCs w:val="24"/>
        </w:rPr>
      </w:pPr>
      <w:r w:rsidRPr="00536104">
        <w:rPr>
          <w:rFonts w:ascii="宋体" w:hAnsi="宋体" w:hint="eastAsia"/>
          <w:szCs w:val="24"/>
        </w:rPr>
        <w:t>根据Query-Key匹配算法，将</w:t>
      </w:r>
      <w:r w:rsidRPr="00536104">
        <w:rPr>
          <w:rFonts w:ascii="宋体" w:hAnsi="宋体"/>
          <w:szCs w:val="24"/>
        </w:rPr>
        <w:t xml:space="preserve"> </w:t>
      </w:r>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s</m:t>
            </m:r>
          </m:sub>
        </m:sSub>
      </m:oMath>
      <w:r w:rsidRPr="00536104">
        <w:rPr>
          <w:rFonts w:ascii="宋体" w:hAnsi="宋体"/>
          <w:szCs w:val="24"/>
        </w:rPr>
        <w:t xml:space="preserve"> </w:t>
      </w:r>
      <w:r w:rsidRPr="00536104">
        <w:rPr>
          <w:rFonts w:ascii="宋体" w:hAnsi="宋体" w:hint="eastAsia"/>
          <w:szCs w:val="24"/>
        </w:rPr>
        <w:t>作为Query，</w:t>
      </w:r>
      <m:oMath>
        <m:sSub>
          <m:sSubPr>
            <m:ctrlPr>
              <w:rPr>
                <w:rFonts w:ascii="Cambria Math" w:hAnsi="Cambria Math"/>
                <w:szCs w:val="24"/>
              </w:rPr>
            </m:ctrlPr>
          </m:sSubPr>
          <m:e>
            <m:r>
              <w:rPr>
                <w:rFonts w:ascii="Cambria Math" w:hAnsi="Cambria Math"/>
                <w:szCs w:val="24"/>
              </w:rPr>
              <m:t>Z</m:t>
            </m:r>
          </m:e>
          <m:sub>
            <m:r>
              <w:rPr>
                <w:rFonts w:ascii="Cambria Math" w:hAnsi="Cambria Math"/>
                <w:szCs w:val="24"/>
              </w:rPr>
              <m:t>v</m:t>
            </m:r>
          </m:sub>
        </m:sSub>
      </m:oMath>
      <w:r w:rsidRPr="00536104">
        <w:rPr>
          <w:rFonts w:ascii="宋体" w:hAnsi="宋体"/>
          <w:szCs w:val="24"/>
        </w:rPr>
        <w:t xml:space="preserve"> </w:t>
      </w:r>
      <w:r w:rsidRPr="00536104">
        <w:rPr>
          <w:rFonts w:ascii="宋体" w:hAnsi="宋体" w:hint="eastAsia"/>
          <w:szCs w:val="24"/>
        </w:rPr>
        <w:t>作为Key-Value，计算相似度权重：</w:t>
      </w:r>
    </w:p>
    <w:p w14:paraId="200AFC33" w14:textId="77777777" w:rsidR="00536104" w:rsidRPr="00536104" w:rsidRDefault="00000000" w:rsidP="00536104">
      <w:pPr>
        <w:spacing w:before="156" w:after="156"/>
        <w:ind w:firstLine="420"/>
        <w:rPr>
          <w:rFonts w:ascii="宋体" w:hAnsi="宋体" w:hint="eastAsia"/>
          <w:szCs w:val="24"/>
        </w:rPr>
      </w:pPr>
      <m:oMathPara>
        <m:oMathParaPr>
          <m:jc m:val="center"/>
        </m:oMathParaPr>
        <m:oMath>
          <m:sSub>
            <m:sSubPr>
              <m:ctrlPr>
                <w:rPr>
                  <w:rFonts w:ascii="Cambria Math" w:hAnsi="Cambria Math"/>
                  <w:szCs w:val="24"/>
                </w:rPr>
              </m:ctrlPr>
            </m:sSubPr>
            <m:e>
              <m:r>
                <w:rPr>
                  <w:rFonts w:ascii="Cambria Math" w:hAnsi="Cambria Math"/>
                  <w:szCs w:val="24"/>
                </w:rPr>
                <m:t>α</m:t>
              </m:r>
            </m:e>
            <m:sub>
              <m:r>
                <w:rPr>
                  <w:rFonts w:ascii="Cambria Math" w:hAnsi="Cambria Math"/>
                  <w:szCs w:val="24"/>
                </w:rPr>
                <m:t>i</m:t>
              </m:r>
            </m:sub>
          </m:sSub>
          <m:r>
            <m:rPr>
              <m:sty m:val="p"/>
            </m:rPr>
            <w:rPr>
              <w:rFonts w:ascii="Cambria Math" w:hAnsi="Cambria Math"/>
              <w:szCs w:val="24"/>
            </w:rPr>
            <m:t>=</m:t>
          </m:r>
          <m:r>
            <m:rPr>
              <m:nor/>
            </m:rPr>
            <w:rPr>
              <w:rFonts w:ascii="宋体" w:hAnsi="宋体"/>
              <w:szCs w:val="24"/>
            </w:rPr>
            <m:t>softmax</m:t>
          </m:r>
          <m:d>
            <m:dPr>
              <m:ctrlPr>
                <w:rPr>
                  <w:rFonts w:ascii="Cambria Math" w:hAnsi="Cambria Math"/>
                  <w:szCs w:val="24"/>
                </w:rPr>
              </m:ctrlPr>
            </m:dPr>
            <m:e>
              <m:f>
                <m:fPr>
                  <m:ctrlPr>
                    <w:rPr>
                      <w:rFonts w:ascii="Cambria Math" w:hAnsi="Cambria Math"/>
                      <w:szCs w:val="24"/>
                    </w:rPr>
                  </m:ctrlPr>
                </m:fPr>
                <m:num>
                  <m:r>
                    <w:rPr>
                      <w:rFonts w:ascii="Cambria Math" w:hAnsi="Cambria Math"/>
                      <w:szCs w:val="24"/>
                    </w:rPr>
                    <m:t>Q</m:t>
                  </m:r>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s</m:t>
                          </m:r>
                        </m:sub>
                        <m:sup>
                          <m:d>
                            <m:dPr>
                              <m:ctrlPr>
                                <w:rPr>
                                  <w:rFonts w:ascii="Cambria Math" w:hAnsi="Cambria Math"/>
                                  <w:szCs w:val="24"/>
                                </w:rPr>
                              </m:ctrlPr>
                            </m:dPr>
                            <m:e>
                              <m:r>
                                <w:rPr>
                                  <w:rFonts w:ascii="Cambria Math" w:hAnsi="Cambria Math"/>
                                  <w:szCs w:val="24"/>
                                </w:rPr>
                                <m:t>i</m:t>
                              </m:r>
                            </m:e>
                          </m:d>
                        </m:sup>
                      </m:sSubSup>
                    </m:e>
                  </m:d>
                  <m:r>
                    <m:rPr>
                      <m:sty m:val="p"/>
                    </m:rPr>
                    <w:rPr>
                      <w:rFonts w:ascii="Cambria Math" w:hAnsi="Cambria Math"/>
                      <w:szCs w:val="24"/>
                    </w:rPr>
                    <m:t>⋅</m:t>
                  </m:r>
                  <m:r>
                    <w:rPr>
                      <w:rFonts w:ascii="Cambria Math" w:hAnsi="Cambria Math"/>
                      <w:szCs w:val="24"/>
                    </w:rPr>
                    <m:t>K</m:t>
                  </m:r>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v</m:t>
                          </m:r>
                        </m:sub>
                        <m:sup>
                          <m:d>
                            <m:dPr>
                              <m:ctrlPr>
                                <w:rPr>
                                  <w:rFonts w:ascii="Cambria Math" w:hAnsi="Cambria Math"/>
                                  <w:szCs w:val="24"/>
                                </w:rPr>
                              </m:ctrlPr>
                            </m:dPr>
                            <m:e>
                              <m:r>
                                <w:rPr>
                                  <w:rFonts w:ascii="Cambria Math" w:hAnsi="Cambria Math"/>
                                  <w:szCs w:val="24"/>
                                </w:rPr>
                                <m:t>i</m:t>
                              </m:r>
                            </m:e>
                          </m:d>
                        </m:sup>
                      </m:sSubSup>
                    </m:e>
                  </m:d>
                </m:num>
                <m:den>
                  <m:rad>
                    <m:radPr>
                      <m:degHide m:val="1"/>
                      <m:ctrlPr>
                        <w:rPr>
                          <w:rFonts w:ascii="Cambria Math" w:hAnsi="Cambria Math"/>
                          <w:szCs w:val="24"/>
                        </w:rPr>
                      </m:ctrlPr>
                    </m:radPr>
                    <m:deg/>
                    <m:e>
                      <m:r>
                        <w:rPr>
                          <w:rFonts w:ascii="Cambria Math" w:hAnsi="Cambria Math"/>
                          <w:szCs w:val="24"/>
                        </w:rPr>
                        <m:t>d</m:t>
                      </m:r>
                    </m:e>
                  </m:rad>
                </m:den>
              </m:f>
            </m:e>
          </m:d>
          <m:r>
            <m:rPr>
              <m:sty m:val="p"/>
            </m:rPr>
            <w:rPr>
              <w:rFonts w:ascii="Cambria Math" w:hAnsi="Cambria Math"/>
              <w:szCs w:val="24"/>
            </w:rPr>
            <m:t>,</m:t>
          </m:r>
          <m:r>
            <w:rPr>
              <w:rFonts w:ascii="Cambria Math" w:hAnsi="Cambria Math"/>
              <w:szCs w:val="24"/>
            </w:rPr>
            <m:t> </m:t>
          </m:r>
        </m:oMath>
      </m:oMathPara>
    </w:p>
    <w:p w14:paraId="607A0126" w14:textId="77777777" w:rsidR="00536104" w:rsidRPr="00536104" w:rsidRDefault="00536104" w:rsidP="00536104">
      <w:pPr>
        <w:spacing w:before="156" w:after="156"/>
        <w:ind w:firstLine="420"/>
        <w:rPr>
          <w:rFonts w:ascii="宋体" w:hAnsi="宋体" w:hint="eastAsia"/>
          <w:szCs w:val="24"/>
        </w:rPr>
      </w:pPr>
      <m:oMathPara>
        <m:oMathParaPr>
          <m:jc m:val="center"/>
        </m:oMathParaPr>
        <m:oMath>
          <m:r>
            <w:rPr>
              <w:rFonts w:ascii="Cambria Math" w:hAnsi="Cambria Math"/>
              <w:szCs w:val="24"/>
            </w:rPr>
            <m:t>Q</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m:t>
          </m:r>
          <m:r>
            <m:rPr>
              <m:nor/>
            </m:rPr>
            <w:rPr>
              <w:rFonts w:ascii="宋体" w:hAnsi="宋体"/>
              <w:szCs w:val="24"/>
            </w:rPr>
            <m:t>Linear</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Z</m:t>
                  </m:r>
                </m:e>
                <m:sub>
                  <m:r>
                    <w:rPr>
                      <w:rFonts w:ascii="Cambria Math" w:hAnsi="Cambria Math"/>
                      <w:szCs w:val="24"/>
                    </w:rPr>
                    <m:t>s</m:t>
                  </m:r>
                </m:sub>
              </m:sSub>
            </m:e>
          </m:d>
          <m:r>
            <m:rPr>
              <m:sty m:val="p"/>
            </m:rPr>
            <w:rPr>
              <w:rFonts w:ascii="Cambria Math" w:hAnsi="Cambria Math"/>
              <w:szCs w:val="24"/>
            </w:rPr>
            <m:t>,</m:t>
          </m:r>
          <m:r>
            <m:rPr>
              <m:nor/>
            </m:rPr>
            <w:rPr>
              <w:rFonts w:ascii="宋体" w:hAnsi="宋体"/>
              <w:szCs w:val="24"/>
            </w:rPr>
            <m:t>Linear</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Z</m:t>
                  </m:r>
                </m:e>
                <m:sub>
                  <m:r>
                    <w:rPr>
                      <w:rFonts w:ascii="Cambria Math" w:hAnsi="Cambria Math"/>
                      <w:szCs w:val="24"/>
                    </w:rPr>
                    <m:t>v</m:t>
                  </m:r>
                </m:sub>
              </m:sSub>
            </m:e>
          </m:d>
        </m:oMath>
      </m:oMathPara>
    </w:p>
    <w:p w14:paraId="459B3620" w14:textId="00773812" w:rsidR="00536104" w:rsidRPr="00536104" w:rsidRDefault="00536104" w:rsidP="00536104">
      <w:pPr>
        <w:spacing w:before="156" w:after="156"/>
        <w:ind w:firstLine="420"/>
        <w:jc w:val="left"/>
        <w:rPr>
          <w:rFonts w:ascii="宋体" w:hAnsi="宋体" w:hint="eastAsia"/>
          <w:szCs w:val="24"/>
        </w:rPr>
      </w:pPr>
      <w:r w:rsidRPr="00536104">
        <w:rPr>
          <w:rFonts w:ascii="宋体" w:hAnsi="宋体" w:hint="eastAsia"/>
          <w:szCs w:val="24"/>
        </w:rPr>
        <w:t>其中，</w:t>
      </w:r>
      <m:oMath>
        <m:r>
          <w:rPr>
            <w:rFonts w:ascii="Cambria Math" w:hAnsi="Cambria Math"/>
            <w:szCs w:val="24"/>
          </w:rPr>
          <m:t>d</m:t>
        </m:r>
      </m:oMath>
      <w:r w:rsidRPr="00536104">
        <w:rPr>
          <w:rFonts w:ascii="宋体" w:hAnsi="宋体"/>
          <w:szCs w:val="24"/>
        </w:rPr>
        <w:t xml:space="preserve"> </w:t>
      </w:r>
      <w:r w:rsidRPr="00536104">
        <w:rPr>
          <w:rFonts w:ascii="宋体" w:hAnsi="宋体" w:hint="eastAsia"/>
          <w:szCs w:val="24"/>
        </w:rPr>
        <w:t>为特征维度，</w:t>
      </w:r>
      <m:oMath>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s</m:t>
            </m:r>
          </m:sub>
          <m:sup>
            <m:d>
              <m:dPr>
                <m:ctrlPr>
                  <w:rPr>
                    <w:rFonts w:ascii="Cambria Math" w:hAnsi="Cambria Math"/>
                    <w:szCs w:val="24"/>
                  </w:rPr>
                </m:ctrlPr>
              </m:dPr>
              <m:e>
                <m:r>
                  <w:rPr>
                    <w:rFonts w:ascii="Cambria Math" w:hAnsi="Cambria Math"/>
                    <w:szCs w:val="24"/>
                  </w:rPr>
                  <m:t>i</m:t>
                </m:r>
              </m:e>
            </m:d>
          </m:sup>
        </m:sSubSup>
      </m:oMath>
      <w:r w:rsidRPr="00536104">
        <w:rPr>
          <w:rFonts w:ascii="宋体" w:hAnsi="宋体"/>
          <w:szCs w:val="24"/>
        </w:rPr>
        <w:t xml:space="preserve"> </w:t>
      </w:r>
      <w:r w:rsidRPr="00536104">
        <w:rPr>
          <w:rFonts w:ascii="宋体" w:hAnsi="宋体" w:hint="eastAsia"/>
          <w:szCs w:val="24"/>
        </w:rPr>
        <w:t>和</w:t>
      </w:r>
      <w:r w:rsidRPr="00536104">
        <w:rPr>
          <w:rFonts w:ascii="宋体" w:hAnsi="宋体"/>
          <w:szCs w:val="24"/>
        </w:rPr>
        <w:t xml:space="preserve"> </w:t>
      </w:r>
      <m:oMath>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v</m:t>
            </m:r>
          </m:sub>
          <m:sup>
            <m:d>
              <m:dPr>
                <m:ctrlPr>
                  <w:rPr>
                    <w:rFonts w:ascii="Cambria Math" w:hAnsi="Cambria Math"/>
                    <w:szCs w:val="24"/>
                  </w:rPr>
                </m:ctrlPr>
              </m:dPr>
              <m:e>
                <m:r>
                  <w:rPr>
                    <w:rFonts w:ascii="Cambria Math" w:hAnsi="Cambria Math"/>
                    <w:szCs w:val="24"/>
                  </w:rPr>
                  <m:t>i</m:t>
                </m:r>
              </m:e>
            </m:d>
          </m:sup>
        </m:sSubSup>
      </m:oMath>
      <w:r w:rsidRPr="00536104">
        <w:rPr>
          <w:rFonts w:ascii="宋体" w:hAnsi="宋体"/>
          <w:szCs w:val="24"/>
        </w:rPr>
        <w:t xml:space="preserve"> </w:t>
      </w:r>
      <w:r w:rsidRPr="00536104">
        <w:rPr>
          <w:rFonts w:ascii="宋体" w:hAnsi="宋体" w:hint="eastAsia"/>
          <w:szCs w:val="24"/>
        </w:rPr>
        <w:t>表示特征向量的第</w:t>
      </w:r>
      <w:r w:rsidRPr="00536104">
        <w:rPr>
          <w:rFonts w:ascii="宋体" w:hAnsi="宋体"/>
          <w:szCs w:val="24"/>
        </w:rPr>
        <w:t xml:space="preserve"> </w:t>
      </w:r>
      <m:oMath>
        <m:r>
          <w:rPr>
            <w:rFonts w:ascii="Cambria Math" w:hAnsi="Cambria Math"/>
            <w:szCs w:val="24"/>
          </w:rPr>
          <m:t>i</m:t>
        </m:r>
      </m:oMath>
      <w:r w:rsidRPr="00536104">
        <w:rPr>
          <w:rFonts w:ascii="宋体" w:hAnsi="宋体"/>
          <w:szCs w:val="24"/>
        </w:rPr>
        <w:t xml:space="preserve"> </w:t>
      </w:r>
      <w:proofErr w:type="gramStart"/>
      <w:r w:rsidRPr="00536104">
        <w:rPr>
          <w:rFonts w:ascii="宋体" w:hAnsi="宋体" w:hint="eastAsia"/>
          <w:szCs w:val="24"/>
        </w:rPr>
        <w:t>个</w:t>
      </w:r>
      <w:proofErr w:type="gramEnd"/>
      <w:r w:rsidRPr="00536104">
        <w:rPr>
          <w:rFonts w:ascii="宋体" w:hAnsi="宋体" w:hint="eastAsia"/>
          <w:szCs w:val="24"/>
        </w:rPr>
        <w:t>元素。</w:t>
      </w:r>
      <w:bookmarkEnd w:id="118"/>
      <w:r w:rsidRPr="00536104">
        <w:rPr>
          <w:rFonts w:ascii="宋体" w:hAnsi="宋体" w:hint="eastAsia"/>
          <w:szCs w:val="24"/>
        </w:rPr>
        <w:t>随后根据注意力权重融合视频特征：</w:t>
      </w:r>
    </w:p>
    <w:p w14:paraId="6E78567E" w14:textId="77777777" w:rsidR="00536104" w:rsidRPr="00536104" w:rsidRDefault="00000000" w:rsidP="00536104">
      <w:pPr>
        <w:spacing w:before="156" w:after="156"/>
        <w:ind w:firstLine="420"/>
        <w:rPr>
          <w:rFonts w:ascii="宋体" w:hAnsi="宋体" w:hint="eastAsia"/>
          <w:szCs w:val="24"/>
        </w:rPr>
      </w:pPr>
      <m:oMathPara>
        <m:oMathParaPr>
          <m:jc m:val="center"/>
        </m:oMathParaPr>
        <m:oMath>
          <m:sSub>
            <m:sSubPr>
              <m:ctrlPr>
                <w:rPr>
                  <w:rFonts w:ascii="Cambria Math" w:hAnsi="Cambria Math"/>
                  <w:szCs w:val="24"/>
                </w:rPr>
              </m:ctrlPr>
            </m:sSubPr>
            <m:e>
              <m:r>
                <w:rPr>
                  <w:rFonts w:ascii="Cambria Math" w:hAnsi="Cambria Math"/>
                  <w:szCs w:val="24"/>
                </w:rPr>
                <m:t>Z</m:t>
              </m:r>
            </m:e>
            <m:sub>
              <m:r>
                <m:rPr>
                  <m:nor/>
                </m:rPr>
                <w:rPr>
                  <w:rFonts w:ascii="宋体" w:hAnsi="宋体"/>
                  <w:szCs w:val="24"/>
                </w:rPr>
                <m:t>cross</m:t>
              </m:r>
            </m:sub>
          </m:sSub>
          <m:r>
            <m:rPr>
              <m:sty m:val="p"/>
            </m:rPr>
            <w:rPr>
              <w:rFonts w:ascii="Cambria Math" w:hAnsi="Cambria Math"/>
              <w:szCs w:val="24"/>
            </w:rPr>
            <m:t>=</m:t>
          </m:r>
          <m:nary>
            <m:naryPr>
              <m:chr m:val="∑"/>
              <m:limLoc m:val="undOvr"/>
              <m:ctrlPr>
                <w:rPr>
                  <w:rFonts w:ascii="Cambria Math" w:hAnsi="Cambria Math"/>
                  <w:szCs w:val="24"/>
                </w:rPr>
              </m:ctrlPr>
            </m:naryPr>
            <m:sub>
              <m:r>
                <w:rPr>
                  <w:rFonts w:ascii="Cambria Math" w:hAnsi="Cambria Math"/>
                  <w:szCs w:val="24"/>
                </w:rPr>
                <m:t>i</m:t>
              </m:r>
              <m:r>
                <m:rPr>
                  <m:sty m:val="p"/>
                </m:rPr>
                <w:rPr>
                  <w:rFonts w:ascii="Cambria Math" w:hAnsi="Cambria Math"/>
                  <w:szCs w:val="24"/>
                </w:rPr>
                <m:t>=</m:t>
              </m:r>
              <m:r>
                <w:rPr>
                  <w:rFonts w:ascii="Cambria Math" w:hAnsi="Cambria Math"/>
                  <w:szCs w:val="24"/>
                </w:rPr>
                <m:t>1</m:t>
              </m:r>
            </m:sub>
            <m:sup>
              <m:r>
                <w:rPr>
                  <w:rFonts w:ascii="Cambria Math" w:hAnsi="Cambria Math"/>
                  <w:szCs w:val="24"/>
                </w:rPr>
                <m:t>n</m:t>
              </m:r>
            </m:sup>
            <m:e>
              <m:sSub>
                <m:sSubPr>
                  <m:ctrlPr>
                    <w:rPr>
                      <w:rFonts w:ascii="Cambria Math" w:hAnsi="Cambria Math"/>
                      <w:szCs w:val="24"/>
                    </w:rPr>
                  </m:ctrlPr>
                </m:sSubPr>
                <m:e>
                  <m:r>
                    <w:rPr>
                      <w:rFonts w:ascii="Cambria Math" w:hAnsi="Cambria Math"/>
                      <w:szCs w:val="24"/>
                    </w:rPr>
                    <m:t>α</m:t>
                  </m:r>
                </m:e>
                <m:sub>
                  <m:r>
                    <w:rPr>
                      <w:rFonts w:ascii="Cambria Math" w:hAnsi="Cambria Math"/>
                      <w:szCs w:val="24"/>
                    </w:rPr>
                    <m:t>i</m:t>
                  </m:r>
                </m:sub>
              </m:sSub>
            </m:e>
          </m:nary>
          <m:r>
            <m:rPr>
              <m:sty m:val="p"/>
            </m:rPr>
            <w:rPr>
              <w:rFonts w:ascii="Cambria Math" w:hAnsi="Cambria Math"/>
              <w:szCs w:val="24"/>
            </w:rPr>
            <m:t>⋅</m:t>
          </m:r>
          <m:d>
            <m:dPr>
              <m:ctrlPr>
                <w:rPr>
                  <w:rFonts w:ascii="Cambria Math" w:hAnsi="Cambria Math"/>
                  <w:szCs w:val="24"/>
                </w:rPr>
              </m:ctrlPr>
            </m:dPr>
            <m:e>
              <m:r>
                <w:rPr>
                  <w:rFonts w:ascii="Cambria Math" w:hAnsi="Cambria Math"/>
                  <w:szCs w:val="24"/>
                </w:rPr>
                <m:t>V</m:t>
              </m:r>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v</m:t>
                      </m:r>
                    </m:sub>
                    <m:sup>
                      <m:d>
                        <m:dPr>
                          <m:ctrlPr>
                            <w:rPr>
                              <w:rFonts w:ascii="Cambria Math" w:hAnsi="Cambria Math"/>
                              <w:szCs w:val="24"/>
                            </w:rPr>
                          </m:ctrlPr>
                        </m:dPr>
                        <m:e>
                          <m:r>
                            <w:rPr>
                              <w:rFonts w:ascii="Cambria Math" w:hAnsi="Cambria Math"/>
                              <w:szCs w:val="24"/>
                            </w:rPr>
                            <m:t>i</m:t>
                          </m:r>
                        </m:e>
                      </m:d>
                    </m:sup>
                  </m:sSubSup>
                </m:e>
              </m:d>
              <m:r>
                <m:rPr>
                  <m:sty m:val="p"/>
                </m:rPr>
                <w:rPr>
                  <w:rFonts w:ascii="Cambria Math" w:hAnsi="Cambria Math"/>
                  <w:szCs w:val="24"/>
                </w:rPr>
                <m:t>⊗</m:t>
              </m:r>
              <m:sSubSup>
                <m:sSubSupPr>
                  <m:ctrlPr>
                    <w:rPr>
                      <w:rFonts w:ascii="Cambria Math" w:hAnsi="Cambria Math"/>
                      <w:szCs w:val="24"/>
                    </w:rPr>
                  </m:ctrlPr>
                </m:sSubSupPr>
                <m:e>
                  <m:r>
                    <w:rPr>
                      <w:rFonts w:ascii="Cambria Math" w:hAnsi="Cambria Math"/>
                      <w:szCs w:val="24"/>
                    </w:rPr>
                    <m:t>Z</m:t>
                  </m:r>
                </m:e>
                <m:sub>
                  <m:r>
                    <w:rPr>
                      <w:rFonts w:ascii="Cambria Math" w:hAnsi="Cambria Math"/>
                      <w:szCs w:val="24"/>
                    </w:rPr>
                    <m:t>s</m:t>
                  </m:r>
                </m:sub>
                <m:sup>
                  <m:d>
                    <m:dPr>
                      <m:ctrlPr>
                        <w:rPr>
                          <w:rFonts w:ascii="Cambria Math" w:hAnsi="Cambria Math"/>
                          <w:szCs w:val="24"/>
                        </w:rPr>
                      </m:ctrlPr>
                    </m:dPr>
                    <m:e>
                      <m:r>
                        <w:rPr>
                          <w:rFonts w:ascii="Cambria Math" w:hAnsi="Cambria Math"/>
                          <w:szCs w:val="24"/>
                        </w:rPr>
                        <m:t>i</m:t>
                      </m:r>
                    </m:e>
                  </m:d>
                </m:sup>
              </m:sSubSup>
            </m:e>
          </m:d>
        </m:oMath>
      </m:oMathPara>
    </w:p>
    <w:p w14:paraId="199B1D0E" w14:textId="77777777" w:rsidR="00536104" w:rsidRPr="00536104" w:rsidRDefault="00536104" w:rsidP="00536104">
      <w:pPr>
        <w:spacing w:before="156" w:after="156"/>
        <w:rPr>
          <w:rFonts w:ascii="宋体" w:hAnsi="宋体" w:hint="eastAsia"/>
          <w:szCs w:val="24"/>
        </w:rPr>
      </w:pPr>
      <m:oMath>
        <m:r>
          <w:rPr>
            <w:rFonts w:ascii="Cambria Math" w:hAnsi="Cambria Math"/>
            <w:szCs w:val="24"/>
          </w:rPr>
          <w:lastRenderedPageBreak/>
          <m:t>V</m:t>
        </m:r>
        <m:d>
          <m:dPr>
            <m:ctrlPr>
              <w:rPr>
                <w:rFonts w:ascii="Cambria Math" w:hAnsi="Cambria Math"/>
                <w:szCs w:val="24"/>
              </w:rPr>
            </m:ctrlPr>
          </m:dPr>
          <m:e>
            <m:r>
              <m:rPr>
                <m:sty m:val="p"/>
              </m:rPr>
              <w:rPr>
                <w:rFonts w:ascii="Cambria Math" w:hAnsi="Cambria Math"/>
                <w:szCs w:val="24"/>
              </w:rPr>
              <m:t>⋅</m:t>
            </m:r>
          </m:e>
        </m:d>
      </m:oMath>
      <w:r w:rsidRPr="00536104">
        <w:rPr>
          <w:rFonts w:ascii="宋体" w:hAnsi="宋体"/>
          <w:szCs w:val="24"/>
        </w:rPr>
        <w:t xml:space="preserve"> </w:t>
      </w:r>
      <w:r w:rsidRPr="00536104">
        <w:rPr>
          <w:rFonts w:ascii="宋体" w:hAnsi="宋体" w:hint="eastAsia"/>
          <w:szCs w:val="24"/>
        </w:rPr>
        <w:t>为线性投影，</w:t>
      </w:r>
      <m:oMath>
        <m:r>
          <m:rPr>
            <m:sty m:val="p"/>
          </m:rPr>
          <w:rPr>
            <w:rFonts w:ascii="Cambria Math" w:hAnsi="Cambria Math"/>
            <w:szCs w:val="24"/>
          </w:rPr>
          <m:t>⊗</m:t>
        </m:r>
      </m:oMath>
      <w:r w:rsidRPr="00536104">
        <w:rPr>
          <w:rFonts w:ascii="宋体" w:hAnsi="宋体"/>
          <w:szCs w:val="24"/>
        </w:rPr>
        <w:t xml:space="preserve"> </w:t>
      </w:r>
      <w:r w:rsidRPr="00536104">
        <w:rPr>
          <w:rFonts w:ascii="宋体" w:hAnsi="宋体" w:hint="eastAsia"/>
          <w:szCs w:val="24"/>
        </w:rPr>
        <w:t>表示特征交互操作（如逐元素乘积或拼接）。</w:t>
      </w:r>
    </w:p>
    <w:p w14:paraId="6EB67089" w14:textId="77777777" w:rsidR="00536104" w:rsidRPr="00536104" w:rsidRDefault="00536104" w:rsidP="00536104">
      <w:pPr>
        <w:spacing w:before="156" w:after="156"/>
        <w:ind w:firstLine="420"/>
        <w:rPr>
          <w:rFonts w:ascii="宋体" w:hAnsi="宋体" w:hint="eastAsia"/>
          <w:szCs w:val="24"/>
        </w:rPr>
      </w:pPr>
      <w:r w:rsidRPr="00536104">
        <w:rPr>
          <w:rFonts w:ascii="宋体" w:hAnsi="宋体" w:hint="eastAsia"/>
          <w:szCs w:val="24"/>
        </w:rPr>
        <w:t>最终拼接原始特征与交叉注意力特征，增强表达能力：</w:t>
      </w:r>
      <w:r w:rsidRPr="00536104">
        <w:rPr>
          <w:rFonts w:ascii="宋体" w:hAnsi="宋体"/>
          <w:szCs w:val="24"/>
        </w:rPr>
        <w:br/>
      </w:r>
      <m:oMathPara>
        <m:oMathParaPr>
          <m:jc m:val="center"/>
        </m:oMathParaPr>
        <m:oMath>
          <m:sSub>
            <m:sSubPr>
              <m:ctrlPr>
                <w:rPr>
                  <w:rFonts w:ascii="Cambria Math" w:hAnsi="Cambria Math"/>
                  <w:szCs w:val="24"/>
                </w:rPr>
              </m:ctrlPr>
            </m:sSubPr>
            <m:e>
              <m:r>
                <w:rPr>
                  <w:rFonts w:ascii="Cambria Math" w:hAnsi="Cambria Math"/>
                  <w:szCs w:val="24"/>
                </w:rPr>
                <m:t>Z</m:t>
              </m:r>
            </m:e>
            <m:sub>
              <m:r>
                <m:rPr>
                  <m:nor/>
                </m:rPr>
                <w:rPr>
                  <w:rFonts w:ascii="宋体" w:hAnsi="宋体"/>
                  <w:szCs w:val="24"/>
                </w:rPr>
                <m:t>final</m:t>
              </m:r>
            </m:sub>
          </m:sSub>
          <m:r>
            <m:rPr>
              <m:sty m:val="p"/>
            </m:rPr>
            <w:rPr>
              <w:rFonts w:ascii="Cambria Math" w:hAnsi="Cambria Math"/>
              <w:szCs w:val="24"/>
            </w:rPr>
            <m:t>=</m:t>
          </m:r>
          <m:r>
            <m:rPr>
              <m:nor/>
            </m:rPr>
            <w:rPr>
              <w:rFonts w:ascii="宋体" w:hAnsi="宋体"/>
              <w:szCs w:val="24"/>
            </w:rPr>
            <m:t>Concat</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Z</m:t>
                  </m:r>
                </m:e>
                <m:sub>
                  <m:r>
                    <w:rPr>
                      <w:rFonts w:ascii="Cambria Math" w:hAnsi="Cambria Math"/>
                      <w:szCs w:val="24"/>
                    </w:rPr>
                    <m:t>s</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Z</m:t>
                  </m:r>
                </m:e>
                <m:sub>
                  <m:r>
                    <w:rPr>
                      <w:rFonts w:ascii="Cambria Math" w:hAnsi="Cambria Math"/>
                      <w:szCs w:val="24"/>
                    </w:rPr>
                    <m:t>v</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Z</m:t>
                  </m:r>
                </m:e>
                <m:sub>
                  <m:r>
                    <m:rPr>
                      <m:nor/>
                    </m:rPr>
                    <w:rPr>
                      <w:rFonts w:ascii="宋体" w:hAnsi="宋体"/>
                      <w:szCs w:val="24"/>
                    </w:rPr>
                    <m:t>cross</m:t>
                  </m:r>
                </m:sub>
              </m:sSub>
            </m:e>
          </m:d>
        </m:oMath>
      </m:oMathPara>
    </w:p>
    <w:p w14:paraId="64979E62" w14:textId="078EFE8D" w:rsidR="00B53220" w:rsidRPr="00536104" w:rsidRDefault="00536104" w:rsidP="00536104">
      <w:pPr>
        <w:spacing w:before="156" w:after="156"/>
        <w:ind w:firstLine="420"/>
        <w:rPr>
          <w:rFonts w:ascii="宋体" w:hAnsi="宋体" w:hint="eastAsia"/>
          <w:szCs w:val="24"/>
        </w:rPr>
      </w:pPr>
      <w:r w:rsidRPr="00536104">
        <w:rPr>
          <w:rFonts w:ascii="宋体" w:hAnsi="宋体"/>
          <w:szCs w:val="24"/>
        </w:rPr>
        <w:t>通过交叉注意力机制</w:t>
      </w:r>
      <w:r w:rsidRPr="00536104">
        <w:rPr>
          <w:rFonts w:ascii="宋体" w:hAnsi="宋体" w:hint="eastAsia"/>
          <w:szCs w:val="24"/>
        </w:rPr>
        <w:t>（如图2-</w:t>
      </w:r>
      <w:r>
        <w:rPr>
          <w:rFonts w:ascii="宋体" w:hAnsi="宋体" w:hint="eastAsia"/>
          <w:szCs w:val="24"/>
        </w:rPr>
        <w:t>9</w:t>
      </w:r>
      <w:r w:rsidRPr="00536104">
        <w:rPr>
          <w:rFonts w:ascii="宋体" w:hAnsi="宋体" w:hint="eastAsia"/>
          <w:szCs w:val="24"/>
        </w:rPr>
        <w:t>所示）</w:t>
      </w:r>
      <w:r w:rsidRPr="00536104">
        <w:rPr>
          <w:rFonts w:ascii="宋体" w:hAnsi="宋体"/>
          <w:szCs w:val="24"/>
        </w:rPr>
        <w:t>，模型能够动态地调整对Video和Social特征的关注度，从而捕捉它们之间的复杂关系。这种方法不仅提高了特征的表达能力，还增强了模型对多模态数据的整合能力，为视频分析、内容推荐、社会趋势预测等多种应用提供了强大的支持。</w:t>
      </w:r>
    </w:p>
    <w:p w14:paraId="27A41103" w14:textId="428EE59B" w:rsidR="00B53220" w:rsidRDefault="00536104" w:rsidP="00536104">
      <w:pPr>
        <w:spacing w:before="156" w:after="156"/>
        <w:ind w:firstLine="420"/>
        <w:jc w:val="center"/>
        <w:rPr>
          <w:rFonts w:hint="eastAsia"/>
        </w:rPr>
      </w:pPr>
      <w:r w:rsidRPr="0080001B">
        <w:rPr>
          <w:noProof/>
        </w:rPr>
        <w:drawing>
          <wp:inline distT="0" distB="0" distL="0" distR="0" wp14:anchorId="7F0B49B7" wp14:editId="6F17EC96">
            <wp:extent cx="2755306" cy="1909762"/>
            <wp:effectExtent l="0" t="0" r="6985" b="0"/>
            <wp:docPr id="15720562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85423" cy="1930636"/>
                    </a:xfrm>
                    <a:prstGeom prst="rect">
                      <a:avLst/>
                    </a:prstGeom>
                    <a:noFill/>
                    <a:ln>
                      <a:noFill/>
                    </a:ln>
                  </pic:spPr>
                </pic:pic>
              </a:graphicData>
            </a:graphic>
          </wp:inline>
        </w:drawing>
      </w:r>
    </w:p>
    <w:p w14:paraId="5C2D59C9" w14:textId="77777777" w:rsidR="00B53220" w:rsidRDefault="00000000">
      <w:pPr>
        <w:spacing w:before="156" w:after="156"/>
        <w:jc w:val="center"/>
        <w:rPr>
          <w:rFonts w:hint="eastAsia"/>
        </w:rPr>
      </w:pPr>
      <w:r>
        <w:rPr>
          <w:rFonts w:ascii="宋体" w:hAnsi="宋体" w:hint="eastAsia"/>
          <w:szCs w:val="21"/>
        </w:rPr>
        <w:t>图2-</w:t>
      </w:r>
      <w:del w:id="119" w:author="清欢" w:date="2024-08-10T21:31:00Z">
        <w:r>
          <w:rPr>
            <w:rFonts w:ascii="宋体" w:hAnsi="宋体"/>
            <w:szCs w:val="21"/>
          </w:rPr>
          <w:delText>5</w:delText>
        </w:r>
      </w:del>
      <w:ins w:id="120" w:author="清欢" w:date="2024-08-10T21:31:00Z">
        <w:r>
          <w:rPr>
            <w:rFonts w:ascii="宋体" w:hAnsi="宋体" w:hint="eastAsia"/>
            <w:szCs w:val="21"/>
          </w:rPr>
          <w:t>9</w:t>
        </w:r>
      </w:ins>
      <w:r>
        <w:rPr>
          <w:rFonts w:ascii="宋体" w:hAnsi="宋体" w:hint="eastAsia"/>
          <w:szCs w:val="21"/>
        </w:rPr>
        <w:t xml:space="preserve"> 交叉注意力模型</w:t>
      </w:r>
    </w:p>
    <w:p w14:paraId="52DA489D" w14:textId="77777777" w:rsidR="00B53220" w:rsidRDefault="00000000">
      <w:pPr>
        <w:spacing w:before="156" w:after="156"/>
        <w:ind w:firstLineChars="200" w:firstLine="480"/>
        <w:rPr>
          <w:rFonts w:ascii="宋体" w:hAnsi="宋体" w:hint="eastAsia"/>
          <w:szCs w:val="21"/>
        </w:rPr>
      </w:pPr>
      <w:r>
        <w:rPr>
          <w:rFonts w:ascii="宋体" w:hAnsi="宋体" w:hint="eastAsia"/>
          <w:szCs w:val="21"/>
        </w:rPr>
        <w:t>到目前为止，本文已经从不同的角度提取了</w:t>
      </w:r>
      <w:r>
        <w:rPr>
          <w:rFonts w:ascii="宋体" w:hAnsi="宋体"/>
          <w:szCs w:val="21"/>
        </w:rPr>
        <w:t>6</w:t>
      </w:r>
      <w:r>
        <w:rPr>
          <w:rFonts w:ascii="宋体" w:hAnsi="宋体" w:hint="eastAsia"/>
          <w:szCs w:val="21"/>
        </w:rPr>
        <w:t>个特征来表示输入视频，并使用两个跨模态转换器来建模新闻内容中不同模态之间的相关性。此后，本文利用交叉注意力机制来建模新闻内容和社会背景</w:t>
      </w:r>
      <w:proofErr w:type="gramStart"/>
      <w:r>
        <w:rPr>
          <w:rFonts w:ascii="宋体" w:hAnsi="宋体" w:hint="eastAsia"/>
          <w:szCs w:val="21"/>
        </w:rPr>
        <w:t>中特征</w:t>
      </w:r>
      <w:proofErr w:type="gramEnd"/>
      <w:r>
        <w:rPr>
          <w:rFonts w:ascii="宋体" w:hAnsi="宋体" w:hint="eastAsia"/>
          <w:szCs w:val="21"/>
        </w:rPr>
        <w:t>之间的相关性。具体来说，本文将获得的六个特征连接成一个特征序列，并将其馈送到一个标准的变压器层，最终获得多模态融合特征值</w:t>
      </w:r>
      <m:oMath>
        <m:sSub>
          <m:sSubPr>
            <m:ctrlPr>
              <w:rPr>
                <w:rFonts w:ascii="Cambria Math" w:hAnsi="Cambria Math" w:hint="eastAsia"/>
                <w:szCs w:val="21"/>
              </w:rPr>
            </m:ctrlPr>
          </m:sSubPr>
          <m:e>
            <m:r>
              <m:rPr>
                <m:sty m:val="p"/>
              </m:rPr>
              <w:rPr>
                <w:rFonts w:ascii="Cambria Math" w:hAnsi="Cambria Math"/>
                <w:szCs w:val="21"/>
              </w:rPr>
              <m:t>x</m:t>
            </m:r>
          </m:e>
          <m:sub>
            <m:r>
              <m:rPr>
                <m:sty m:val="p"/>
              </m:rPr>
              <w:rPr>
                <w:rFonts w:ascii="Cambria Math" w:hAnsi="Cambria Math"/>
                <w:szCs w:val="21"/>
              </w:rPr>
              <m:t>m</m:t>
            </m:r>
          </m:sub>
        </m:sSub>
      </m:oMath>
      <w:r>
        <w:rPr>
          <w:rFonts w:ascii="宋体" w:hAnsi="宋体"/>
          <w:szCs w:val="21"/>
        </w:rPr>
        <w:t xml:space="preserve"> </w:t>
      </w:r>
      <w:r>
        <w:rPr>
          <w:rFonts w:ascii="宋体" w:hAnsi="宋体" w:hint="eastAsia"/>
          <w:szCs w:val="21"/>
        </w:rPr>
        <w:t>。</w:t>
      </w:r>
    </w:p>
    <w:p w14:paraId="1B208BA6" w14:textId="77777777" w:rsidR="00B53220" w:rsidRDefault="00000000">
      <w:pPr>
        <w:spacing w:before="156" w:after="156"/>
        <w:ind w:firstLineChars="200" w:firstLine="480"/>
        <w:rPr>
          <w:rFonts w:ascii="宋体" w:hAnsi="宋体" w:cs="宋体" w:hint="eastAsia"/>
          <w:szCs w:val="21"/>
        </w:rPr>
      </w:pPr>
      <w:r>
        <w:rPr>
          <w:rFonts w:ascii="宋体" w:hAnsi="宋体" w:cs="宋体" w:hint="eastAsia"/>
          <w:szCs w:val="21"/>
        </w:rPr>
        <w:t>下面分别对标题和文本检测采用的BERT模型、音频检测采用的</w:t>
      </w:r>
      <w:proofErr w:type="spellStart"/>
      <w:r>
        <w:rPr>
          <w:rFonts w:ascii="宋体" w:hAnsi="宋体" w:cs="宋体" w:hint="eastAsia"/>
          <w:szCs w:val="21"/>
        </w:rPr>
        <w:t>VGGish</w:t>
      </w:r>
      <w:proofErr w:type="spellEnd"/>
      <w:r>
        <w:rPr>
          <w:rFonts w:ascii="宋体" w:hAnsi="宋体" w:cs="宋体" w:hint="eastAsia"/>
          <w:szCs w:val="21"/>
        </w:rPr>
        <w:t>模型、关键</w:t>
      </w:r>
      <w:proofErr w:type="gramStart"/>
      <w:r>
        <w:rPr>
          <w:rFonts w:ascii="宋体" w:hAnsi="宋体" w:cs="宋体" w:hint="eastAsia"/>
          <w:szCs w:val="21"/>
        </w:rPr>
        <w:t>帧</w:t>
      </w:r>
      <w:proofErr w:type="gramEnd"/>
      <w:r>
        <w:rPr>
          <w:rFonts w:ascii="宋体" w:hAnsi="宋体" w:cs="宋体" w:hint="eastAsia"/>
          <w:szCs w:val="21"/>
        </w:rPr>
        <w:t>检测采用的VGG19模型、连续帧检测采用的C3D模型进行介绍。</w:t>
      </w:r>
    </w:p>
    <w:p w14:paraId="4A9A2643" w14:textId="77777777" w:rsidR="00B53220" w:rsidRDefault="00000000">
      <w:pPr>
        <w:pStyle w:val="3"/>
        <w:spacing w:before="156" w:after="156"/>
        <w:rPr>
          <w:rFonts w:hint="eastAsia"/>
        </w:rPr>
      </w:pPr>
      <w:bookmarkStart w:id="121" w:name="_Toc174289678"/>
      <w:r>
        <w:rPr>
          <w:rFonts w:hint="eastAsia"/>
        </w:rPr>
        <w:t xml:space="preserve">2.3.2 </w:t>
      </w:r>
      <w:r>
        <w:rPr>
          <w:rFonts w:hint="eastAsia"/>
        </w:rPr>
        <w:t>标题和文本检测——</w:t>
      </w:r>
      <w:r>
        <w:rPr>
          <w:rFonts w:hint="eastAsia"/>
        </w:rPr>
        <w:t>BERT</w:t>
      </w:r>
      <w:r>
        <w:rPr>
          <w:rFonts w:hint="eastAsia"/>
        </w:rPr>
        <w:t>模型</w:t>
      </w:r>
      <w:bookmarkEnd w:id="121"/>
    </w:p>
    <w:p w14:paraId="16BAB2B5" w14:textId="77777777" w:rsidR="00B53220" w:rsidRDefault="00000000">
      <w:pPr>
        <w:spacing w:before="156" w:after="156"/>
        <w:ind w:firstLine="420"/>
        <w:rPr>
          <w:rStyle w:val="100"/>
          <w:rFonts w:ascii="宋体" w:hAnsi="宋体" w:cs="宋体" w:hint="eastAsia"/>
          <w:szCs w:val="24"/>
        </w:rPr>
      </w:pPr>
      <w:r>
        <w:rPr>
          <w:rFonts w:ascii="宋体" w:hAnsi="宋体" w:cs="宋体" w:hint="eastAsia"/>
          <w:szCs w:val="24"/>
        </w:rPr>
        <w:t>对于视频形式的新闻，视频中嵌入的文本通常比长度有限的标题更完整。因此，我们提取视频文本，并将其与标题连接起来。将合成的文本进一步输入</w:t>
      </w:r>
      <w:proofErr w:type="gramStart"/>
      <w:r>
        <w:rPr>
          <w:rFonts w:ascii="宋体" w:hAnsi="宋体" w:cs="宋体" w:hint="eastAsia"/>
          <w:szCs w:val="24"/>
        </w:rPr>
        <w:lastRenderedPageBreak/>
        <w:t>到预训练</w:t>
      </w:r>
      <w:proofErr w:type="gramEnd"/>
      <w:r>
        <w:rPr>
          <w:rFonts w:ascii="宋体" w:hAnsi="宋体" w:cs="宋体" w:hint="eastAsia"/>
          <w:szCs w:val="24"/>
        </w:rPr>
        <w:t>的BERT中，提取文本特征</w:t>
      </w:r>
      <m:oMath>
        <m:sSub>
          <m:sSubPr>
            <m:ctrlPr>
              <w:rPr>
                <w:rFonts w:ascii="Cambria Math" w:hAnsi="Cambria Math" w:cs="宋体" w:hint="eastAsia"/>
                <w:szCs w:val="24"/>
              </w:rPr>
            </m:ctrlPr>
          </m:sSubPr>
          <m:e>
            <m:r>
              <m:rPr>
                <m:sty m:val="p"/>
              </m:rPr>
              <w:rPr>
                <w:rFonts w:ascii="Cambria Math" w:hAnsi="Cambria Math" w:cs="宋体" w:hint="eastAsia"/>
                <w:szCs w:val="24"/>
              </w:rPr>
              <m:t>H</m:t>
            </m:r>
          </m:e>
          <m:sub>
            <m:r>
              <m:rPr>
                <m:sty m:val="p"/>
              </m:rPr>
              <w:rPr>
                <w:rFonts w:ascii="Cambria Math" w:hAnsi="Cambria Math" w:cs="宋体" w:hint="eastAsia"/>
                <w:szCs w:val="24"/>
              </w:rPr>
              <m:t>T</m:t>
            </m:r>
          </m:sub>
        </m:sSub>
      </m:oMath>
      <w:r>
        <w:rPr>
          <w:rFonts w:ascii="宋体" w:hAnsi="宋体" w:cs="宋体" w:hint="eastAsia"/>
          <w:szCs w:val="24"/>
        </w:rPr>
        <w:t>= [</w:t>
      </w:r>
      <m:oMath>
        <m:sSub>
          <m:sSubPr>
            <m:ctrlPr>
              <w:rPr>
                <w:rFonts w:ascii="Cambria Math" w:hAnsi="Cambria Math" w:cs="宋体" w:hint="eastAsia"/>
                <w:szCs w:val="24"/>
              </w:rPr>
            </m:ctrlPr>
          </m:sSubPr>
          <m:e>
            <m:r>
              <m:rPr>
                <m:sty m:val="p"/>
              </m:rPr>
              <w:rPr>
                <w:rFonts w:ascii="Cambria Math" w:hAnsi="Cambria Math" w:cs="宋体" w:hint="eastAsia"/>
                <w:szCs w:val="24"/>
              </w:rPr>
              <m:t>ω</m:t>
            </m:r>
          </m:e>
          <m:sub>
            <m:r>
              <m:rPr>
                <m:sty m:val="p"/>
              </m:rPr>
              <w:rPr>
                <w:rFonts w:ascii="Cambria Math" w:hAnsi="Cambria Math" w:cs="宋体" w:hint="eastAsia"/>
                <w:szCs w:val="24"/>
              </w:rPr>
              <m:t>1</m:t>
            </m:r>
          </m:sub>
        </m:sSub>
      </m:oMath>
      <w:r>
        <w:rPr>
          <w:rFonts w:ascii="宋体" w:hAnsi="宋体" w:cs="宋体" w:hint="eastAsia"/>
          <w:szCs w:val="24"/>
        </w:rPr>
        <w:t>，…，</w:t>
      </w:r>
      <m:oMath>
        <m:sSub>
          <m:sSubPr>
            <m:ctrlPr>
              <w:rPr>
                <w:rFonts w:ascii="Cambria Math" w:hAnsi="Cambria Math" w:cs="宋体" w:hint="eastAsia"/>
                <w:szCs w:val="24"/>
              </w:rPr>
            </m:ctrlPr>
          </m:sSubPr>
          <m:e>
            <m:r>
              <m:rPr>
                <m:sty m:val="p"/>
              </m:rPr>
              <w:rPr>
                <w:rFonts w:ascii="Cambria Math" w:hAnsi="Cambria Math" w:cs="宋体" w:hint="eastAsia"/>
                <w:szCs w:val="24"/>
              </w:rPr>
              <m:t>ω</m:t>
            </m:r>
          </m:e>
          <m:sub>
            <m:r>
              <m:rPr>
                <m:sty m:val="p"/>
              </m:rPr>
              <w:rPr>
                <w:rFonts w:ascii="Cambria Math" w:hAnsi="Cambria Math" w:cs="宋体" w:hint="eastAsia"/>
                <w:szCs w:val="24"/>
              </w:rPr>
              <m:t>l</m:t>
            </m:r>
          </m:sub>
        </m:sSub>
      </m:oMath>
      <w:r>
        <w:rPr>
          <w:rFonts w:ascii="宋体" w:hAnsi="宋体" w:cs="宋体" w:hint="eastAsia"/>
          <w:szCs w:val="24"/>
        </w:rPr>
        <w:t>]，其中</w:t>
      </w:r>
      <m:oMath>
        <m:sSub>
          <m:sSubPr>
            <m:ctrlPr>
              <w:rPr>
                <w:rFonts w:ascii="Cambria Math" w:hAnsi="Cambria Math" w:cs="宋体" w:hint="eastAsia"/>
                <w:szCs w:val="24"/>
              </w:rPr>
            </m:ctrlPr>
          </m:sSubPr>
          <m:e>
            <m:r>
              <m:rPr>
                <m:sty m:val="p"/>
              </m:rPr>
              <w:rPr>
                <w:rFonts w:ascii="Cambria Math" w:hAnsi="Cambria Math" w:cs="宋体" w:hint="eastAsia"/>
                <w:szCs w:val="24"/>
              </w:rPr>
              <m:t>ω</m:t>
            </m:r>
          </m:e>
          <m:sub>
            <m:r>
              <m:rPr>
                <m:sty m:val="p"/>
              </m:rPr>
              <w:rPr>
                <w:rFonts w:ascii="Cambria Math" w:hAnsi="Cambria Math" w:cs="宋体" w:hint="eastAsia"/>
                <w:szCs w:val="24"/>
              </w:rPr>
              <m:t>i</m:t>
            </m:r>
          </m:sub>
        </m:sSub>
      </m:oMath>
      <w:r>
        <w:rPr>
          <w:rFonts w:ascii="宋体" w:hAnsi="宋体" w:cs="宋体" w:hint="eastAsia"/>
          <w:szCs w:val="24"/>
        </w:rPr>
        <w:t>代表第</w:t>
      </w:r>
      <w:proofErr w:type="spellStart"/>
      <w:r>
        <w:rPr>
          <w:rFonts w:ascii="宋体" w:hAnsi="宋体" w:cs="宋体" w:hint="eastAsia"/>
          <w:szCs w:val="24"/>
        </w:rPr>
        <w:t>i</w:t>
      </w:r>
      <w:proofErr w:type="spellEnd"/>
      <w:r>
        <w:rPr>
          <w:rFonts w:ascii="宋体" w:hAnsi="宋体" w:cs="宋体" w:hint="eastAsia"/>
          <w:szCs w:val="24"/>
        </w:rPr>
        <w:t>个单词的特征，l是文本长度。BERT，Bidirectional Encoder Representation from Transformer(来自Transformer的双向编码器表征)，可以看出BERT是基于Transformer模型的，只是其中的编码器。输入一个句子，Transformer的编码器会输出句子中每个单词的向量表示。而双向则是由于Transformer编码器是双向的。它的输入是完整的句子，在指定某个Token时，BERT已经读入了它两个方向上的所有单词。举个例来理解BERT是如何从Transformer中得到双向编码表示的。</w:t>
      </w:r>
      <w:r>
        <w:rPr>
          <w:rStyle w:val="100"/>
          <w:rFonts w:ascii="宋体" w:hAnsi="宋体" w:cs="宋体" w:hint="eastAsia"/>
          <w:szCs w:val="24"/>
        </w:rPr>
        <w:t>图2-</w:t>
      </w:r>
      <w:del w:id="122" w:author="清欢" w:date="2024-08-10T21:37:00Z">
        <w:r>
          <w:rPr>
            <w:rStyle w:val="100"/>
            <w:rFonts w:ascii="宋体" w:hAnsi="宋体" w:cs="宋体"/>
            <w:szCs w:val="24"/>
          </w:rPr>
          <w:delText>2</w:delText>
        </w:r>
      </w:del>
      <w:ins w:id="123" w:author="清欢" w:date="2024-08-10T21:37:00Z">
        <w:r>
          <w:rPr>
            <w:rStyle w:val="100"/>
            <w:rFonts w:ascii="宋体" w:hAnsi="宋体" w:cs="宋体" w:hint="eastAsia"/>
            <w:szCs w:val="24"/>
          </w:rPr>
          <w:t>10</w:t>
        </w:r>
      </w:ins>
      <w:r>
        <w:rPr>
          <w:rStyle w:val="100"/>
          <w:rFonts w:ascii="宋体" w:hAnsi="宋体" w:cs="宋体" w:hint="eastAsia"/>
          <w:szCs w:val="24"/>
        </w:rPr>
        <w:t>则是BERT网络架构的具体流程图。</w:t>
      </w:r>
    </w:p>
    <w:p w14:paraId="13667F7B" w14:textId="77777777" w:rsidR="00B53220" w:rsidRDefault="00000000">
      <w:pPr>
        <w:pStyle w:val="ab"/>
        <w:spacing w:before="156" w:after="156"/>
        <w:jc w:val="center"/>
        <w:rPr>
          <w:rStyle w:val="100"/>
          <w:rFonts w:ascii="宋体" w:hAnsi="宋体" w:hint="eastAsia"/>
          <w:sz w:val="21"/>
          <w:szCs w:val="21"/>
        </w:rPr>
      </w:pPr>
      <w:ins w:id="124" w:author="瀚文 陈" w:date="2024-08-10T23:49:00Z">
        <w:r>
          <w:rPr>
            <w:noProof/>
          </w:rPr>
          <w:drawing>
            <wp:inline distT="0" distB="0" distL="0" distR="0" wp14:anchorId="78525AE0" wp14:editId="0A753EDC">
              <wp:extent cx="5274310" cy="3648075"/>
              <wp:effectExtent l="0" t="0" r="2540" b="9525"/>
              <wp:docPr id="1569439098" name="图片 1"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39098" name="图片 1" descr="手机屏幕的截图&#10;&#10;描述已自动生成"/>
                      <pic:cNvPicPr>
                        <a:picLocks noChangeAspect="1"/>
                      </pic:cNvPicPr>
                    </pic:nvPicPr>
                    <pic:blipFill>
                      <a:blip r:embed="rId28"/>
                      <a:stretch>
                        <a:fillRect/>
                      </a:stretch>
                    </pic:blipFill>
                    <pic:spPr>
                      <a:xfrm>
                        <a:off x="0" y="0"/>
                        <a:ext cx="5274310" cy="3648075"/>
                      </a:xfrm>
                      <a:prstGeom prst="rect">
                        <a:avLst/>
                      </a:prstGeom>
                    </pic:spPr>
                  </pic:pic>
                </a:graphicData>
              </a:graphic>
            </wp:inline>
          </w:drawing>
        </w:r>
      </w:ins>
    </w:p>
    <w:p w14:paraId="5E354E39" w14:textId="56B97875" w:rsidR="00B53220" w:rsidRPr="00A2393E" w:rsidRDefault="00000000">
      <w:pPr>
        <w:spacing w:before="156" w:after="156"/>
        <w:jc w:val="center"/>
        <w:rPr>
          <w:rStyle w:val="100"/>
          <w:rFonts w:ascii="宋体" w:hAnsi="宋体" w:cs="宋体" w:hint="eastAsia"/>
          <w:sz w:val="21"/>
          <w:szCs w:val="21"/>
          <w:rPrChange w:id="125" w:author="清欢" w:date="2024-08-10T21:35:00Z">
            <w:rPr>
              <w:rStyle w:val="100"/>
              <w:rFonts w:ascii="宋体" w:hAnsi="宋体" w:cs="宋体" w:hint="eastAsia"/>
              <w:kern w:val="0"/>
              <w:sz w:val="21"/>
              <w:szCs w:val="21"/>
              <w:highlight w:val="red"/>
            </w:rPr>
          </w:rPrChange>
        </w:rPr>
      </w:pPr>
      <w:r w:rsidRPr="00A2393E">
        <w:rPr>
          <w:rStyle w:val="a4"/>
          <w:rFonts w:ascii="宋体" w:eastAsia="宋体" w:hAnsi="宋体" w:cs="宋体" w:hint="eastAsia"/>
          <w:sz w:val="21"/>
          <w:szCs w:val="21"/>
        </w:rPr>
        <w:t>图</w:t>
      </w:r>
      <w:r w:rsidRPr="00A2393E">
        <w:rPr>
          <w:rStyle w:val="100"/>
          <w:rFonts w:ascii="宋体" w:hAnsi="宋体" w:cs="宋体"/>
          <w:sz w:val="21"/>
          <w:szCs w:val="21"/>
        </w:rPr>
        <w:t>2-</w:t>
      </w:r>
      <w:del w:id="126" w:author="清欢" w:date="2024-08-10T21:37:00Z">
        <w:r w:rsidRPr="00A2393E">
          <w:rPr>
            <w:rStyle w:val="100"/>
            <w:rFonts w:ascii="宋体" w:hAnsi="宋体" w:cs="宋体"/>
            <w:sz w:val="21"/>
            <w:szCs w:val="21"/>
          </w:rPr>
          <w:delText>2</w:delText>
        </w:r>
      </w:del>
      <w:ins w:id="127" w:author="清欢" w:date="2024-08-10T21:37:00Z">
        <w:r w:rsidRPr="00A2393E">
          <w:rPr>
            <w:rStyle w:val="100"/>
            <w:rFonts w:ascii="宋体" w:hAnsi="宋体" w:cs="宋体" w:hint="eastAsia"/>
            <w:sz w:val="21"/>
            <w:szCs w:val="21"/>
          </w:rPr>
          <w:t>10</w:t>
        </w:r>
      </w:ins>
      <w:r w:rsidRPr="00A2393E">
        <w:rPr>
          <w:rStyle w:val="100"/>
          <w:rFonts w:ascii="宋体" w:hAnsi="宋体" w:cs="宋体"/>
          <w:sz w:val="21"/>
          <w:szCs w:val="21"/>
        </w:rPr>
        <w:t xml:space="preserve"> BERT结构图</w:t>
      </w:r>
    </w:p>
    <w:p w14:paraId="3E06D7EB" w14:textId="77777777" w:rsidR="00B53220" w:rsidRDefault="00000000">
      <w:pPr>
        <w:spacing w:before="156" w:after="156"/>
        <w:rPr>
          <w:rFonts w:hint="eastAsia"/>
        </w:rPr>
      </w:pPr>
      <w:r>
        <w:rPr>
          <w:rFonts w:hint="eastAsia"/>
        </w:rPr>
        <w:t>其中几个重要的部分分别是：</w:t>
      </w:r>
    </w:p>
    <w:p w14:paraId="27962BD6" w14:textId="77777777" w:rsidR="00B53220" w:rsidRDefault="00000000">
      <w:pPr>
        <w:spacing w:before="156" w:after="156"/>
        <w:ind w:firstLine="420"/>
        <w:rPr>
          <w:rFonts w:ascii="宋体" w:hAnsi="宋体" w:cs="宋体" w:hint="eastAsia"/>
          <w:szCs w:val="24"/>
        </w:rPr>
      </w:pPr>
      <w:r>
        <w:rPr>
          <w:rFonts w:ascii="宋体" w:hAnsi="宋体" w:cs="宋体" w:hint="eastAsia"/>
          <w:szCs w:val="24"/>
        </w:rPr>
        <w:t>（1）</w:t>
      </w:r>
      <w:r>
        <w:rPr>
          <w:rFonts w:ascii="宋体" w:hAnsi="宋体" w:cs="宋体" w:hint="eastAsia"/>
          <w:b/>
          <w:bCs/>
          <w:szCs w:val="24"/>
        </w:rPr>
        <w:t>Tokenization</w:t>
      </w:r>
      <w:r>
        <w:rPr>
          <w:rFonts w:ascii="宋体" w:hAnsi="宋体" w:cs="宋体" w:hint="eastAsia"/>
          <w:szCs w:val="24"/>
        </w:rPr>
        <w:t>: 输入文本首先通过分词器（Tokenizer）被分割成Token。这一步通常包括将文本转换为小写、去除标点符号、分词等。BERT使用</w:t>
      </w:r>
      <w:proofErr w:type="spellStart"/>
      <w:r>
        <w:rPr>
          <w:rFonts w:ascii="宋体" w:hAnsi="宋体" w:cs="宋体" w:hint="eastAsia"/>
          <w:szCs w:val="24"/>
        </w:rPr>
        <w:t>WordPiece</w:t>
      </w:r>
      <w:proofErr w:type="spellEnd"/>
      <w:r>
        <w:rPr>
          <w:rFonts w:ascii="宋体" w:hAnsi="宋体" w:cs="宋体" w:hint="eastAsia"/>
          <w:szCs w:val="24"/>
        </w:rPr>
        <w:t>分词方法，将单词进一步拆分成子词（</w:t>
      </w:r>
      <w:proofErr w:type="spellStart"/>
      <w:r>
        <w:rPr>
          <w:rFonts w:ascii="宋体" w:hAnsi="宋体" w:cs="宋体" w:hint="eastAsia"/>
          <w:szCs w:val="24"/>
        </w:rPr>
        <w:t>subwords</w:t>
      </w:r>
      <w:proofErr w:type="spellEnd"/>
      <w:r>
        <w:rPr>
          <w:rFonts w:ascii="宋体" w:hAnsi="宋体" w:cs="宋体" w:hint="eastAsia"/>
          <w:szCs w:val="24"/>
        </w:rPr>
        <w:t>），以优化词汇表</w:t>
      </w:r>
      <w:r>
        <w:rPr>
          <w:rFonts w:ascii="宋体" w:hAnsi="宋体" w:cs="宋体" w:hint="eastAsia"/>
          <w:szCs w:val="24"/>
        </w:rPr>
        <w:lastRenderedPageBreak/>
        <w:t>的大小和模型的泛化能力。这个过程可以表示为：</w:t>
      </w:r>
    </w:p>
    <w:p w14:paraId="471C85F0" w14:textId="77777777" w:rsidR="00B53220" w:rsidRDefault="00000000">
      <w:pPr>
        <w:spacing w:before="156" w:after="156"/>
        <w:ind w:firstLine="420"/>
        <w:rPr>
          <w:rFonts w:ascii="宋体" w:hAnsi="宋体" w:cs="宋体" w:hint="eastAsia"/>
          <w:szCs w:val="24"/>
        </w:rPr>
      </w:pPr>
      <m:oMathPara>
        <m:oMath>
          <m:r>
            <w:rPr>
              <w:rFonts w:ascii="Cambria Math" w:hAnsi="Cambria Math" w:cs="宋体"/>
              <w:szCs w:val="24"/>
            </w:rPr>
            <m:t>T</m:t>
          </m:r>
          <m:r>
            <w:rPr>
              <w:rFonts w:ascii="Cambria Math" w:hAnsi="Cambria Math" w:cs="宋体" w:hint="eastAsia"/>
              <w:szCs w:val="24"/>
            </w:rPr>
            <m:t>okens</m:t>
          </m:r>
          <m:r>
            <w:rPr>
              <w:rFonts w:ascii="Cambria Math" w:hAnsi="Cambria Math" w:cs="宋体"/>
              <w:szCs w:val="24"/>
            </w:rPr>
            <m:t>=Tokenizer(Text)</m:t>
          </m:r>
        </m:oMath>
      </m:oMathPara>
    </w:p>
    <w:p w14:paraId="2C4B0FD2" w14:textId="77777777" w:rsidR="00B53220" w:rsidRDefault="00000000">
      <w:pPr>
        <w:spacing w:before="156" w:after="156"/>
        <w:ind w:firstLine="420"/>
        <w:rPr>
          <w:rFonts w:ascii="宋体" w:hAnsi="宋体" w:cs="宋体" w:hint="eastAsia"/>
          <w:szCs w:val="24"/>
        </w:rPr>
      </w:pPr>
      <w:r>
        <w:rPr>
          <w:rFonts w:ascii="宋体" w:hAnsi="宋体" w:cs="宋体" w:hint="eastAsia"/>
          <w:szCs w:val="24"/>
        </w:rPr>
        <w:t>（2）</w:t>
      </w:r>
      <w:r>
        <w:rPr>
          <w:rFonts w:ascii="宋体" w:hAnsi="宋体" w:cs="宋体" w:hint="eastAsia"/>
          <w:b/>
          <w:bCs/>
          <w:szCs w:val="24"/>
        </w:rPr>
        <w:t>Token Embeddings</w:t>
      </w:r>
      <w:r>
        <w:rPr>
          <w:rFonts w:ascii="宋体" w:hAnsi="宋体" w:cs="宋体" w:hint="eastAsia"/>
          <w:szCs w:val="24"/>
        </w:rPr>
        <w:t>: 分词后的Token被映射到一个高维空间，形成Token Embeddings。这是通过查找一个</w:t>
      </w:r>
      <w:proofErr w:type="gramStart"/>
      <w:r>
        <w:rPr>
          <w:rFonts w:ascii="宋体" w:hAnsi="宋体" w:cs="宋体" w:hint="eastAsia"/>
          <w:szCs w:val="24"/>
        </w:rPr>
        <w:t>预训练</w:t>
      </w:r>
      <w:proofErr w:type="gramEnd"/>
      <w:r>
        <w:rPr>
          <w:rFonts w:ascii="宋体" w:hAnsi="宋体" w:cs="宋体" w:hint="eastAsia"/>
          <w:szCs w:val="24"/>
        </w:rPr>
        <w:t xml:space="preserve">的嵌入矩阵E来实现的，该矩阵为每个Token提供一个固定大小的向量表示。每个Token </w:t>
      </w:r>
      <m:oMath>
        <m:sSub>
          <m:sSubPr>
            <m:ctrlPr>
              <w:rPr>
                <w:rFonts w:ascii="Cambria Math" w:hAnsi="Cambria Math" w:cs="宋体"/>
                <w:i/>
                <w:szCs w:val="24"/>
              </w:rPr>
            </m:ctrlPr>
          </m:sSubPr>
          <m:e>
            <m:r>
              <w:rPr>
                <w:rFonts w:ascii="Cambria Math" w:hAnsi="Cambria Math" w:cs="宋体" w:hint="eastAsia"/>
                <w:szCs w:val="24"/>
              </w:rPr>
              <m:t>t</m:t>
            </m:r>
          </m:e>
          <m:sub>
            <m:r>
              <w:rPr>
                <w:rFonts w:ascii="Cambria Math" w:hAnsi="Cambria Math" w:cs="宋体" w:hint="eastAsia"/>
                <w:szCs w:val="24"/>
              </w:rPr>
              <m:t>i</m:t>
            </m:r>
          </m:sub>
        </m:sSub>
      </m:oMath>
      <w:r>
        <w:rPr>
          <w:rFonts w:ascii="宋体" w:hAnsi="宋体" w:cs="宋体" w:hint="eastAsia"/>
          <w:szCs w:val="24"/>
        </w:rPr>
        <w:t>的嵌入可以表示为：</w:t>
      </w:r>
    </w:p>
    <w:p w14:paraId="56AAB7A4" w14:textId="77777777" w:rsidR="00B53220" w:rsidRDefault="00000000">
      <w:pPr>
        <w:spacing w:before="156" w:after="156"/>
        <w:ind w:firstLine="420"/>
        <w:rPr>
          <w:rFonts w:ascii="宋体" w:hAnsi="宋体" w:cs="宋体" w:hint="eastAsia"/>
          <w:i/>
          <w:szCs w:val="24"/>
        </w:rPr>
      </w:pPr>
      <m:oMathPara>
        <m:oMath>
          <m:sSub>
            <m:sSubPr>
              <m:ctrlPr>
                <w:rPr>
                  <w:rFonts w:ascii="Cambria Math" w:hAnsi="Cambria Math" w:cs="宋体"/>
                  <w:i/>
                  <w:szCs w:val="24"/>
                </w:rPr>
              </m:ctrlPr>
            </m:sSubPr>
            <m:e>
              <m:r>
                <w:rPr>
                  <w:rFonts w:ascii="Cambria Math" w:hAnsi="Cambria Math" w:cs="宋体" w:hint="eastAsia"/>
                  <w:szCs w:val="24"/>
                </w:rPr>
                <m:t>e</m:t>
              </m:r>
            </m:e>
            <m:sub>
              <m:r>
                <w:rPr>
                  <w:rFonts w:ascii="Cambria Math" w:hAnsi="Cambria Math" w:cs="宋体"/>
                  <w:szCs w:val="24"/>
                </w:rPr>
                <m:t>i</m:t>
              </m:r>
            </m:sub>
          </m:sSub>
          <m:r>
            <w:rPr>
              <w:rFonts w:ascii="Cambria Math" w:hAnsi="Cambria Math" w:cs="宋体"/>
              <w:szCs w:val="24"/>
            </w:rPr>
            <m:t>=E(</m:t>
          </m:r>
          <m:sSub>
            <m:sSubPr>
              <m:ctrlPr>
                <w:rPr>
                  <w:rFonts w:ascii="Cambria Math" w:hAnsi="Cambria Math" w:cs="宋体"/>
                  <w:i/>
                  <w:szCs w:val="24"/>
                </w:rPr>
              </m:ctrlPr>
            </m:sSubPr>
            <m:e>
              <m:r>
                <w:rPr>
                  <w:rFonts w:ascii="Cambria Math" w:hAnsi="Cambria Math" w:cs="宋体" w:hint="eastAsia"/>
                  <w:szCs w:val="24"/>
                </w:rPr>
                <m:t>t</m:t>
              </m:r>
            </m:e>
            <m:sub>
              <m:r>
                <w:rPr>
                  <w:rFonts w:ascii="Cambria Math" w:hAnsi="Cambria Math" w:cs="宋体" w:hint="eastAsia"/>
                  <w:szCs w:val="24"/>
                </w:rPr>
                <m:t>i</m:t>
              </m:r>
            </m:sub>
          </m:sSub>
          <m:r>
            <w:rPr>
              <w:rFonts w:ascii="Cambria Math" w:hAnsi="Cambria Math" w:cs="宋体"/>
              <w:szCs w:val="24"/>
            </w:rPr>
            <m:t>)</m:t>
          </m:r>
        </m:oMath>
      </m:oMathPara>
    </w:p>
    <w:p w14:paraId="6E53EBF0" w14:textId="77777777" w:rsidR="00B53220" w:rsidRDefault="00000000">
      <w:pPr>
        <w:spacing w:before="156" w:after="156"/>
        <w:ind w:firstLine="420"/>
        <w:rPr>
          <w:rFonts w:ascii="宋体" w:hAnsi="宋体" w:cs="宋体" w:hint="eastAsia"/>
          <w:szCs w:val="24"/>
        </w:rPr>
      </w:pPr>
      <w:r>
        <w:rPr>
          <w:rFonts w:ascii="宋体" w:hAnsi="宋体" w:cs="宋体" w:hint="eastAsia"/>
          <w:szCs w:val="24"/>
        </w:rPr>
        <w:t>（3)</w:t>
      </w:r>
      <w:r>
        <w:rPr>
          <w:rFonts w:ascii="宋体" w:hAnsi="宋体" w:cs="宋体" w:hint="eastAsia"/>
          <w:b/>
          <w:bCs/>
          <w:szCs w:val="24"/>
        </w:rPr>
        <w:t>Segment Embeddings</w:t>
      </w:r>
      <w:r>
        <w:rPr>
          <w:rFonts w:ascii="宋体" w:hAnsi="宋体" w:cs="宋体" w:hint="eastAsia"/>
          <w:szCs w:val="24"/>
        </w:rPr>
        <w:t>: 由于BERT能够处理两个句子作为输入（例如，在句子对分类任务中），因此需要一种方法来区分两个句子。Segment Embeddings用于此目的，为每个Token添加一个额外的嵌入，以指示它属于哪个句子（通常是“A”或“B”）。一般用s表示段落标识，则段落嵌入</w:t>
      </w:r>
      <m:oMath>
        <m:sSub>
          <m:sSubPr>
            <m:ctrlPr>
              <w:rPr>
                <w:rFonts w:ascii="Cambria Math" w:hAnsi="Cambria Math" w:cs="宋体"/>
                <w:i/>
                <w:szCs w:val="24"/>
              </w:rPr>
            </m:ctrlPr>
          </m:sSubPr>
          <m:e>
            <m:r>
              <w:rPr>
                <w:rFonts w:ascii="Cambria Math" w:hAnsi="Cambria Math" w:cs="宋体" w:hint="eastAsia"/>
                <w:szCs w:val="24"/>
              </w:rPr>
              <m:t>s</m:t>
            </m:r>
          </m:e>
          <m:sub>
            <m:r>
              <w:rPr>
                <w:rFonts w:ascii="Cambria Math" w:hAnsi="Cambria Math" w:cs="宋体" w:hint="eastAsia"/>
                <w:szCs w:val="24"/>
              </w:rPr>
              <m:t>c</m:t>
            </m:r>
          </m:sub>
        </m:sSub>
      </m:oMath>
      <w:r>
        <w:rPr>
          <w:rFonts w:ascii="宋体" w:hAnsi="宋体" w:cs="宋体" w:hint="eastAsia"/>
          <w:szCs w:val="24"/>
        </w:rPr>
        <w:t>可表示为：</w:t>
      </w:r>
    </w:p>
    <w:p w14:paraId="248F3C77" w14:textId="77777777" w:rsidR="00B53220" w:rsidRDefault="00000000">
      <w:pPr>
        <w:spacing w:before="156" w:after="156"/>
        <w:ind w:firstLine="420"/>
        <w:rPr>
          <w:rFonts w:ascii="宋体" w:hAnsi="宋体" w:cs="宋体" w:hint="eastAsia"/>
          <w:i/>
          <w:szCs w:val="24"/>
        </w:rPr>
      </w:pPr>
      <m:oMathPara>
        <m:oMath>
          <m:sSub>
            <m:sSubPr>
              <m:ctrlPr>
                <w:rPr>
                  <w:rFonts w:ascii="Cambria Math" w:hAnsi="Cambria Math" w:cs="宋体"/>
                  <w:i/>
                  <w:szCs w:val="24"/>
                </w:rPr>
              </m:ctrlPr>
            </m:sSubPr>
            <m:e>
              <m:r>
                <w:rPr>
                  <w:rFonts w:ascii="Cambria Math" w:hAnsi="Cambria Math" w:cs="宋体" w:hint="eastAsia"/>
                  <w:szCs w:val="24"/>
                </w:rPr>
                <m:t>s</m:t>
              </m:r>
            </m:e>
            <m:sub>
              <m:r>
                <w:rPr>
                  <w:rFonts w:ascii="Cambria Math" w:hAnsi="Cambria Math" w:cs="宋体" w:hint="eastAsia"/>
                  <w:szCs w:val="24"/>
                </w:rPr>
                <m:t>c</m:t>
              </m:r>
            </m:sub>
          </m:sSub>
          <m:r>
            <w:rPr>
              <w:rFonts w:ascii="Cambria Math" w:hAnsi="Cambria Math" w:cs="宋体"/>
              <w:szCs w:val="24"/>
            </w:rPr>
            <m:t>=E(s)</m:t>
          </m:r>
        </m:oMath>
      </m:oMathPara>
    </w:p>
    <w:p w14:paraId="260F78D3" w14:textId="77777777" w:rsidR="00B53220" w:rsidRDefault="00000000">
      <w:pPr>
        <w:spacing w:before="156" w:after="156"/>
        <w:ind w:firstLine="420"/>
        <w:rPr>
          <w:rFonts w:ascii="宋体" w:hAnsi="宋体" w:cs="宋体" w:hint="eastAsia"/>
          <w:szCs w:val="24"/>
        </w:rPr>
      </w:pPr>
      <w:r>
        <w:rPr>
          <w:rFonts w:ascii="宋体" w:hAnsi="宋体" w:cs="宋体" w:hint="eastAsia"/>
          <w:szCs w:val="24"/>
        </w:rPr>
        <w:t>（4)</w:t>
      </w:r>
      <w:r>
        <w:rPr>
          <w:rFonts w:ascii="宋体" w:hAnsi="宋体" w:cs="宋体" w:hint="eastAsia"/>
          <w:b/>
          <w:bCs/>
          <w:szCs w:val="24"/>
        </w:rPr>
        <w:t>Position Embeddings</w:t>
      </w:r>
      <w:r>
        <w:rPr>
          <w:rFonts w:ascii="宋体" w:hAnsi="宋体" w:cs="宋体" w:hint="eastAsia"/>
          <w:szCs w:val="24"/>
        </w:rPr>
        <w:t>: 由于Transformer模型本身不具有处理序列中Token位置信息的能力，因此需要位置嵌入来提供这一信息。每个位置都有一个独特的嵌入向量，这些向量在训练过程中学习得到。位置嵌入</w:t>
      </w:r>
      <m:oMath>
        <m:sSub>
          <m:sSubPr>
            <m:ctrlPr>
              <w:rPr>
                <w:rFonts w:ascii="Cambria Math" w:hAnsi="Cambria Math" w:cs="宋体"/>
                <w:i/>
                <w:szCs w:val="24"/>
              </w:rPr>
            </m:ctrlPr>
          </m:sSubPr>
          <m:e>
            <m:r>
              <w:rPr>
                <w:rFonts w:ascii="Cambria Math" w:hAnsi="Cambria Math" w:cs="宋体"/>
                <w:szCs w:val="24"/>
              </w:rPr>
              <m:t>p</m:t>
            </m:r>
          </m:e>
          <m:sub>
            <m:r>
              <w:rPr>
                <w:rFonts w:ascii="Cambria Math" w:hAnsi="Cambria Math" w:cs="宋体"/>
                <w:szCs w:val="24"/>
              </w:rPr>
              <m:t>c</m:t>
            </m:r>
          </m:sub>
        </m:sSub>
      </m:oMath>
      <w:r>
        <w:rPr>
          <w:rFonts w:ascii="宋体" w:hAnsi="宋体" w:cs="宋体" w:hint="eastAsia"/>
          <w:szCs w:val="24"/>
        </w:rPr>
        <w:t>可表示为：</w:t>
      </w:r>
    </w:p>
    <w:p w14:paraId="3A9AF717" w14:textId="77777777" w:rsidR="00B53220" w:rsidRDefault="00000000">
      <w:pPr>
        <w:spacing w:before="156" w:after="156"/>
        <w:ind w:firstLine="420"/>
        <w:rPr>
          <w:rFonts w:ascii="宋体" w:hAnsi="宋体" w:cs="宋体" w:hint="eastAsia"/>
          <w:i/>
          <w:szCs w:val="24"/>
        </w:rPr>
      </w:pPr>
      <m:oMathPara>
        <m:oMath>
          <m:sSub>
            <m:sSubPr>
              <m:ctrlPr>
                <w:rPr>
                  <w:rFonts w:ascii="Cambria Math" w:hAnsi="Cambria Math" w:cs="宋体"/>
                  <w:i/>
                  <w:szCs w:val="24"/>
                </w:rPr>
              </m:ctrlPr>
            </m:sSubPr>
            <m:e>
              <m:r>
                <w:rPr>
                  <w:rFonts w:ascii="Cambria Math" w:hAnsi="Cambria Math" w:cs="宋体"/>
                  <w:szCs w:val="24"/>
                </w:rPr>
                <m:t>p</m:t>
              </m:r>
            </m:e>
            <m:sub>
              <m:r>
                <w:rPr>
                  <w:rFonts w:ascii="Cambria Math" w:hAnsi="Cambria Math" w:cs="宋体"/>
                  <w:szCs w:val="24"/>
                </w:rPr>
                <m:t>c</m:t>
              </m:r>
            </m:sub>
          </m:sSub>
          <m:r>
            <w:rPr>
              <w:rFonts w:ascii="Cambria Math" w:hAnsi="Cambria Math" w:cs="宋体"/>
              <w:szCs w:val="24"/>
            </w:rPr>
            <m:t>=PositionEmbedding(pos)</m:t>
          </m:r>
        </m:oMath>
      </m:oMathPara>
    </w:p>
    <w:p w14:paraId="66060F49" w14:textId="77777777" w:rsidR="00B53220" w:rsidRDefault="00000000">
      <w:pPr>
        <w:spacing w:before="156" w:after="156"/>
        <w:ind w:firstLine="420"/>
        <w:jc w:val="left"/>
        <w:rPr>
          <w:rFonts w:ascii="宋体" w:hAnsi="宋体" w:cs="宋体" w:hint="eastAsia"/>
          <w:szCs w:val="24"/>
        </w:rPr>
      </w:pPr>
      <w:r>
        <w:rPr>
          <w:rFonts w:ascii="宋体" w:hAnsi="宋体" w:cs="宋体" w:hint="eastAsia"/>
          <w:szCs w:val="24"/>
        </w:rPr>
        <w:t>（5)</w:t>
      </w:r>
      <w:r>
        <w:rPr>
          <w:rFonts w:ascii="宋体" w:hAnsi="宋体" w:cs="宋体" w:hint="eastAsia"/>
          <w:b/>
          <w:bCs/>
          <w:szCs w:val="24"/>
        </w:rPr>
        <w:t>Network Structure of BERT</w:t>
      </w:r>
      <w:r>
        <w:rPr>
          <w:rFonts w:ascii="宋体" w:hAnsi="宋体" w:cs="宋体" w:hint="eastAsia"/>
          <w:szCs w:val="24"/>
        </w:rPr>
        <w:t>：</w:t>
      </w:r>
    </w:p>
    <w:p w14:paraId="11854CDF" w14:textId="77777777" w:rsidR="00B53220" w:rsidRDefault="00000000">
      <w:pPr>
        <w:spacing w:before="156" w:after="156"/>
        <w:ind w:firstLine="420"/>
        <w:jc w:val="left"/>
        <w:rPr>
          <w:rFonts w:ascii="宋体" w:hAnsi="宋体" w:cs="宋体" w:hint="eastAsia"/>
          <w:szCs w:val="24"/>
        </w:rPr>
      </w:pPr>
      <w:r>
        <w:rPr>
          <w:rFonts w:ascii="宋体" w:hAnsi="宋体" w:cs="宋体" w:hint="eastAsia"/>
          <w:b/>
          <w:bCs/>
          <w:szCs w:val="24"/>
        </w:rPr>
        <w:t>自注意力机制</w:t>
      </w:r>
      <w:r>
        <w:rPr>
          <w:rFonts w:ascii="宋体" w:hAnsi="宋体" w:cs="宋体" w:hint="eastAsia"/>
          <w:szCs w:val="24"/>
        </w:rPr>
        <w:t>: 允许模型在处理序列时关注不同位置的Token，并计算Token之间的注意力权重，从而捕捉输入序列中的依赖关系。其中的注意力分数</w:t>
      </w:r>
      <m:oMath>
        <m:sSub>
          <m:sSubPr>
            <m:ctrlPr>
              <w:rPr>
                <w:rFonts w:ascii="Cambria Math" w:hAnsi="Cambria Math" w:cs="宋体"/>
                <w:i/>
                <w:szCs w:val="24"/>
              </w:rPr>
            </m:ctrlPr>
          </m:sSubPr>
          <m:e>
            <m:r>
              <w:rPr>
                <w:rFonts w:ascii="Cambria Math" w:hAnsi="Cambria Math" w:cs="宋体" w:hint="eastAsia"/>
                <w:szCs w:val="24"/>
              </w:rPr>
              <m:t>a</m:t>
            </m:r>
          </m:e>
          <m:sub>
            <m:r>
              <w:rPr>
                <w:rFonts w:ascii="Cambria Math" w:hAnsi="Cambria Math" w:cs="宋体"/>
                <w:szCs w:val="24"/>
              </w:rPr>
              <m:t>ij</m:t>
            </m:r>
          </m:sub>
        </m:sSub>
      </m:oMath>
      <w:r>
        <w:rPr>
          <w:rFonts w:ascii="宋体" w:hAnsi="宋体" w:cs="宋体" w:hint="eastAsia"/>
          <w:szCs w:val="24"/>
        </w:rPr>
        <w:t>可以通过以下公式进行计算：</w:t>
      </w:r>
    </w:p>
    <w:p w14:paraId="41E2C953" w14:textId="77777777" w:rsidR="00B53220" w:rsidRDefault="00000000">
      <w:pPr>
        <w:spacing w:before="156" w:after="156"/>
        <w:ind w:firstLine="420"/>
        <w:rPr>
          <w:rFonts w:ascii="宋体" w:hAnsi="宋体" w:cs="宋体" w:hint="eastAsia"/>
          <w:szCs w:val="24"/>
        </w:rPr>
      </w:pPr>
      <m:oMathPara>
        <m:oMath>
          <m:sSub>
            <m:sSubPr>
              <m:ctrlPr>
                <w:rPr>
                  <w:rFonts w:ascii="Cambria Math" w:hAnsi="Cambria Math" w:cs="宋体"/>
                  <w:i/>
                  <w:szCs w:val="24"/>
                </w:rPr>
              </m:ctrlPr>
            </m:sSubPr>
            <m:e>
              <m:r>
                <w:rPr>
                  <w:rFonts w:ascii="Cambria Math" w:hAnsi="Cambria Math" w:cs="宋体" w:hint="eastAsia"/>
                  <w:szCs w:val="24"/>
                </w:rPr>
                <m:t>a</m:t>
              </m:r>
            </m:e>
            <m:sub>
              <m:r>
                <w:rPr>
                  <w:rFonts w:ascii="Cambria Math" w:hAnsi="Cambria Math" w:cs="宋体"/>
                  <w:szCs w:val="24"/>
                </w:rPr>
                <m:t>ij</m:t>
              </m:r>
            </m:sub>
          </m:sSub>
          <m:r>
            <w:rPr>
              <w:rFonts w:ascii="Cambria Math" w:hAnsi="Cambria Math" w:cs="宋体"/>
              <w:szCs w:val="24"/>
            </w:rPr>
            <m:t xml:space="preserve">= </m:t>
          </m:r>
          <m:f>
            <m:fPr>
              <m:ctrlPr>
                <w:rPr>
                  <w:rFonts w:ascii="Cambria Math" w:hAnsi="Cambria Math" w:cs="宋体"/>
                  <w:i/>
                  <w:szCs w:val="24"/>
                </w:rPr>
              </m:ctrlPr>
            </m:fPr>
            <m:num>
              <m:sSub>
                <m:sSubPr>
                  <m:ctrlPr>
                    <w:rPr>
                      <w:rFonts w:ascii="Cambria Math" w:hAnsi="Cambria Math" w:cs="宋体"/>
                      <w:i/>
                      <w:szCs w:val="24"/>
                    </w:rPr>
                  </m:ctrlPr>
                </m:sSubPr>
                <m:e>
                  <m:r>
                    <w:rPr>
                      <w:rFonts w:ascii="Cambria Math" w:hAnsi="Cambria Math" w:cs="宋体" w:hint="eastAsia"/>
                      <w:szCs w:val="24"/>
                    </w:rPr>
                    <m:t>q</m:t>
                  </m:r>
                </m:e>
                <m:sub>
                  <m:r>
                    <w:rPr>
                      <w:rFonts w:ascii="Cambria Math" w:hAnsi="Cambria Math" w:cs="宋体"/>
                      <w:szCs w:val="24"/>
                    </w:rPr>
                    <m:t>i</m:t>
                  </m:r>
                </m:sub>
              </m:sSub>
              <m:sSub>
                <m:sSubPr>
                  <m:ctrlPr>
                    <w:rPr>
                      <w:rFonts w:ascii="Cambria Math" w:hAnsi="Cambria Math" w:cs="宋体"/>
                      <w:i/>
                      <w:szCs w:val="24"/>
                    </w:rPr>
                  </m:ctrlPr>
                </m:sSubPr>
                <m:e>
                  <m:r>
                    <w:rPr>
                      <w:rFonts w:ascii="Cambria Math" w:hAnsi="Cambria Math" w:cs="宋体"/>
                      <w:szCs w:val="24"/>
                    </w:rPr>
                    <m:t>k</m:t>
                  </m:r>
                </m:e>
                <m:sub>
                  <m:r>
                    <w:rPr>
                      <w:rFonts w:ascii="Cambria Math" w:hAnsi="Cambria Math" w:cs="宋体"/>
                      <w:szCs w:val="24"/>
                    </w:rPr>
                    <m:t>j</m:t>
                  </m:r>
                </m:sub>
              </m:sSub>
            </m:num>
            <m:den>
              <m:rad>
                <m:radPr>
                  <m:degHide m:val="1"/>
                  <m:ctrlPr>
                    <w:rPr>
                      <w:rFonts w:ascii="Cambria Math" w:hAnsi="Cambria Math" w:cs="宋体"/>
                      <w:i/>
                      <w:szCs w:val="24"/>
                    </w:rPr>
                  </m:ctrlPr>
                </m:radPr>
                <m:deg/>
                <m:e>
                  <m:sSub>
                    <m:sSubPr>
                      <m:ctrlPr>
                        <w:rPr>
                          <w:rFonts w:ascii="Cambria Math" w:hAnsi="Cambria Math" w:cs="宋体"/>
                          <w:i/>
                          <w:szCs w:val="24"/>
                        </w:rPr>
                      </m:ctrlPr>
                    </m:sSubPr>
                    <m:e>
                      <m:r>
                        <w:rPr>
                          <w:rFonts w:ascii="Cambria Math" w:hAnsi="Cambria Math" w:cs="宋体"/>
                          <w:szCs w:val="24"/>
                        </w:rPr>
                        <m:t>d</m:t>
                      </m:r>
                    </m:e>
                    <m:sub>
                      <m:r>
                        <w:rPr>
                          <w:rFonts w:ascii="Cambria Math" w:hAnsi="Cambria Math" w:cs="宋体"/>
                          <w:szCs w:val="24"/>
                        </w:rPr>
                        <m:t>k</m:t>
                      </m:r>
                    </m:sub>
                  </m:sSub>
                </m:e>
              </m:rad>
            </m:den>
          </m:f>
        </m:oMath>
      </m:oMathPara>
    </w:p>
    <w:p w14:paraId="3452457A" w14:textId="77777777" w:rsidR="00B53220" w:rsidRDefault="00000000">
      <w:pPr>
        <w:spacing w:before="156" w:after="156"/>
        <w:ind w:firstLine="420"/>
        <w:rPr>
          <w:rFonts w:ascii="宋体" w:hAnsi="宋体" w:cs="宋体" w:hint="eastAsia"/>
          <w:szCs w:val="24"/>
        </w:rPr>
      </w:pPr>
      <w:r>
        <w:rPr>
          <w:rFonts w:ascii="宋体" w:hAnsi="宋体" w:cs="宋体" w:hint="eastAsia"/>
          <w:szCs w:val="24"/>
        </w:rPr>
        <w:t>其中</w:t>
      </w:r>
      <m:oMath>
        <m:sSub>
          <m:sSubPr>
            <m:ctrlPr>
              <w:rPr>
                <w:rFonts w:ascii="Cambria Math" w:hAnsi="Cambria Math" w:cs="宋体"/>
                <w:i/>
                <w:szCs w:val="24"/>
              </w:rPr>
            </m:ctrlPr>
          </m:sSubPr>
          <m:e>
            <m:r>
              <w:rPr>
                <w:rFonts w:ascii="Cambria Math" w:hAnsi="Cambria Math" w:cs="宋体" w:hint="eastAsia"/>
                <w:szCs w:val="24"/>
              </w:rPr>
              <m:t>q</m:t>
            </m:r>
          </m:e>
          <m:sub>
            <m:r>
              <w:rPr>
                <w:rFonts w:ascii="Cambria Math" w:hAnsi="Cambria Math" w:cs="宋体"/>
                <w:szCs w:val="24"/>
              </w:rPr>
              <m:t>i</m:t>
            </m:r>
          </m:sub>
        </m:sSub>
        <m:r>
          <w:rPr>
            <w:rFonts w:ascii="Cambria Math" w:hAnsi="Cambria Math" w:cs="宋体"/>
            <w:szCs w:val="24"/>
          </w:rPr>
          <m:t>,</m:t>
        </m:r>
        <m:sSub>
          <m:sSubPr>
            <m:ctrlPr>
              <w:rPr>
                <w:rFonts w:ascii="Cambria Math" w:hAnsi="Cambria Math" w:cs="宋体"/>
                <w:i/>
                <w:szCs w:val="24"/>
              </w:rPr>
            </m:ctrlPr>
          </m:sSubPr>
          <m:e>
            <m:r>
              <w:rPr>
                <w:rFonts w:ascii="Cambria Math" w:hAnsi="Cambria Math" w:cs="宋体"/>
                <w:szCs w:val="24"/>
              </w:rPr>
              <m:t>k</m:t>
            </m:r>
          </m:e>
          <m:sub>
            <m:r>
              <w:rPr>
                <w:rFonts w:ascii="Cambria Math" w:hAnsi="Cambria Math" w:cs="宋体"/>
                <w:szCs w:val="24"/>
              </w:rPr>
              <m:t>j</m:t>
            </m:r>
          </m:sub>
        </m:sSub>
      </m:oMath>
      <w:r>
        <w:rPr>
          <w:rFonts w:ascii="宋体" w:hAnsi="宋体" w:cs="宋体" w:hint="eastAsia"/>
          <w:szCs w:val="24"/>
        </w:rPr>
        <w:t>分别是第</w:t>
      </w:r>
      <w:proofErr w:type="spellStart"/>
      <w:r>
        <w:rPr>
          <w:rFonts w:ascii="宋体" w:hAnsi="宋体" w:cs="宋体" w:hint="eastAsia"/>
          <w:szCs w:val="24"/>
        </w:rPr>
        <w:t>i</w:t>
      </w:r>
      <w:proofErr w:type="spellEnd"/>
      <w:proofErr w:type="gramStart"/>
      <w:r>
        <w:rPr>
          <w:rFonts w:ascii="宋体" w:hAnsi="宋体" w:cs="宋体" w:hint="eastAsia"/>
          <w:szCs w:val="24"/>
        </w:rPr>
        <w:t>个</w:t>
      </w:r>
      <w:proofErr w:type="gramEnd"/>
      <w:r>
        <w:rPr>
          <w:rFonts w:ascii="宋体" w:hAnsi="宋体" w:cs="宋体" w:hint="eastAsia"/>
          <w:szCs w:val="24"/>
        </w:rPr>
        <w:t>和第j个Token的查询和</w:t>
      </w:r>
      <w:proofErr w:type="gramStart"/>
      <w:r>
        <w:rPr>
          <w:rFonts w:ascii="宋体" w:hAnsi="宋体" w:cs="宋体" w:hint="eastAsia"/>
          <w:szCs w:val="24"/>
        </w:rPr>
        <w:t>键向量</w:t>
      </w:r>
      <w:proofErr w:type="gramEnd"/>
      <w:r>
        <w:rPr>
          <w:rFonts w:ascii="宋体" w:hAnsi="宋体" w:cs="宋体" w:hint="eastAsia"/>
          <w:szCs w:val="24"/>
        </w:rPr>
        <w:t>，</w:t>
      </w:r>
      <m:oMath>
        <m:sSub>
          <m:sSubPr>
            <m:ctrlPr>
              <w:rPr>
                <w:rFonts w:ascii="Cambria Math" w:hAnsi="Cambria Math" w:cs="宋体"/>
                <w:i/>
                <w:szCs w:val="24"/>
              </w:rPr>
            </m:ctrlPr>
          </m:sSubPr>
          <m:e>
            <m:r>
              <w:rPr>
                <w:rFonts w:ascii="Cambria Math" w:hAnsi="Cambria Math" w:cs="宋体"/>
                <w:szCs w:val="24"/>
              </w:rPr>
              <m:t>d</m:t>
            </m:r>
          </m:e>
          <m:sub>
            <m:r>
              <w:rPr>
                <w:rFonts w:ascii="Cambria Math" w:hAnsi="Cambria Math" w:cs="宋体"/>
                <w:szCs w:val="24"/>
              </w:rPr>
              <m:t>k</m:t>
            </m:r>
          </m:sub>
        </m:sSub>
      </m:oMath>
      <w:r>
        <w:rPr>
          <w:rFonts w:ascii="宋体" w:hAnsi="宋体" w:cs="宋体" w:hint="eastAsia"/>
          <w:szCs w:val="24"/>
        </w:rPr>
        <w:t>是键向量的维度。</w:t>
      </w:r>
    </w:p>
    <w:p w14:paraId="5340285E" w14:textId="77777777" w:rsidR="00B53220" w:rsidRDefault="00000000">
      <w:pPr>
        <w:spacing w:before="156" w:after="156"/>
        <w:ind w:firstLine="420"/>
        <w:rPr>
          <w:rFonts w:ascii="宋体" w:hAnsi="宋体" w:cs="宋体" w:hint="eastAsia"/>
          <w:szCs w:val="24"/>
        </w:rPr>
      </w:pPr>
      <w:r>
        <w:rPr>
          <w:rFonts w:ascii="宋体" w:hAnsi="宋体" w:cs="宋体" w:hint="eastAsia"/>
          <w:b/>
          <w:bCs/>
          <w:szCs w:val="24"/>
        </w:rPr>
        <w:lastRenderedPageBreak/>
        <w:t>前馈神经网络:</w:t>
      </w:r>
      <w:r>
        <w:rPr>
          <w:rFonts w:ascii="宋体" w:hAnsi="宋体" w:cs="宋体" w:hint="eastAsia"/>
          <w:szCs w:val="24"/>
        </w:rPr>
        <w:t xml:space="preserve"> 对自注意力机制的输出进行进一步转换，以提取更高级别的特征。可以表示为：</w:t>
      </w:r>
    </w:p>
    <w:p w14:paraId="5F599030" w14:textId="77777777" w:rsidR="00B53220" w:rsidRDefault="00000000">
      <w:pPr>
        <w:spacing w:before="156" w:after="156"/>
        <w:ind w:firstLine="420"/>
        <w:rPr>
          <w:rFonts w:ascii="宋体" w:hAnsi="宋体" w:cs="宋体" w:hint="eastAsia"/>
          <w:szCs w:val="24"/>
        </w:rPr>
      </w:pPr>
      <m:oMathPara>
        <m:oMath>
          <m:r>
            <w:rPr>
              <w:rFonts w:ascii="Cambria Math" w:hAnsi="Cambria Math" w:cs="宋体"/>
              <w:szCs w:val="24"/>
            </w:rPr>
            <m:t xml:space="preserve">FFN </m:t>
          </m:r>
          <m:d>
            <m:dPr>
              <m:ctrlPr>
                <w:rPr>
                  <w:rFonts w:ascii="Cambria Math" w:hAnsi="Cambria Math" w:cs="宋体"/>
                  <w:i/>
                  <w:szCs w:val="24"/>
                </w:rPr>
              </m:ctrlPr>
            </m:dPr>
            <m:e>
              <m:r>
                <w:rPr>
                  <w:rFonts w:ascii="Cambria Math" w:hAnsi="Cambria Math" w:cs="宋体"/>
                  <w:szCs w:val="24"/>
                </w:rPr>
                <m:t>X</m:t>
              </m:r>
            </m:e>
          </m:d>
          <m:r>
            <w:rPr>
              <w:rFonts w:ascii="Cambria Math" w:hAnsi="Cambria Math" w:cs="宋体"/>
              <w:szCs w:val="24"/>
            </w:rPr>
            <m:t>=</m:t>
          </m:r>
          <m:func>
            <m:funcPr>
              <m:ctrlPr>
                <w:rPr>
                  <w:rFonts w:ascii="Cambria Math" w:hAnsi="Cambria Math" w:cs="宋体"/>
                  <w:szCs w:val="24"/>
                </w:rPr>
              </m:ctrlPr>
            </m:funcPr>
            <m:fName>
              <m:r>
                <m:rPr>
                  <m:sty m:val="p"/>
                </m:rPr>
                <w:rPr>
                  <w:rFonts w:ascii="Cambria Math" w:hAnsi="Cambria Math" w:cs="宋体"/>
                  <w:szCs w:val="24"/>
                </w:rPr>
                <m:t>max</m:t>
              </m:r>
              <m:ctrlPr>
                <w:rPr>
                  <w:rFonts w:ascii="Cambria Math" w:hAnsi="Cambria Math" w:cs="宋体"/>
                  <w:i/>
                  <w:szCs w:val="24"/>
                </w:rPr>
              </m:ctrlPr>
            </m:fName>
            <m:e>
              <m:d>
                <m:dPr>
                  <m:ctrlPr>
                    <w:rPr>
                      <w:rFonts w:ascii="Cambria Math" w:hAnsi="Cambria Math" w:cs="宋体"/>
                      <w:i/>
                      <w:szCs w:val="24"/>
                    </w:rPr>
                  </m:ctrlPr>
                </m:dPr>
                <m:e>
                  <m:r>
                    <w:rPr>
                      <w:rFonts w:ascii="Cambria Math" w:hAnsi="Cambria Math" w:cs="宋体"/>
                      <w:szCs w:val="24"/>
                    </w:rPr>
                    <m:t>0,x</m:t>
                  </m:r>
                  <m:sSub>
                    <m:sSubPr>
                      <m:ctrlPr>
                        <w:rPr>
                          <w:rFonts w:ascii="Cambria Math" w:hAnsi="Cambria Math" w:cs="宋体"/>
                          <w:i/>
                          <w:szCs w:val="24"/>
                        </w:rPr>
                      </m:ctrlPr>
                    </m:sSubPr>
                    <m:e>
                      <m:r>
                        <w:rPr>
                          <w:rFonts w:ascii="Cambria Math" w:hAnsi="Cambria Math" w:cs="宋体"/>
                          <w:szCs w:val="24"/>
                        </w:rPr>
                        <m:t>W</m:t>
                      </m:r>
                    </m:e>
                    <m:sub>
                      <m:r>
                        <w:rPr>
                          <w:rFonts w:ascii="Cambria Math" w:hAnsi="Cambria Math" w:cs="宋体"/>
                          <w:szCs w:val="24"/>
                        </w:rPr>
                        <m:t>1</m:t>
                      </m:r>
                    </m:sub>
                  </m:sSub>
                  <m:r>
                    <w:rPr>
                      <w:rFonts w:ascii="Cambria Math" w:hAnsi="Cambria Math" w:cs="宋体"/>
                      <w:szCs w:val="24"/>
                    </w:rPr>
                    <m:t>+</m:t>
                  </m:r>
                  <m:sSub>
                    <m:sSubPr>
                      <m:ctrlPr>
                        <w:rPr>
                          <w:rFonts w:ascii="Cambria Math" w:hAnsi="Cambria Math" w:cs="宋体"/>
                          <w:i/>
                          <w:szCs w:val="24"/>
                        </w:rPr>
                      </m:ctrlPr>
                    </m:sSubPr>
                    <m:e>
                      <m:r>
                        <w:rPr>
                          <w:rFonts w:ascii="Cambria Math" w:hAnsi="Cambria Math" w:cs="宋体"/>
                          <w:szCs w:val="24"/>
                        </w:rPr>
                        <m:t>b</m:t>
                      </m:r>
                    </m:e>
                    <m:sub>
                      <m:r>
                        <w:rPr>
                          <w:rFonts w:ascii="Cambria Math" w:hAnsi="Cambria Math" w:cs="宋体"/>
                          <w:szCs w:val="24"/>
                        </w:rPr>
                        <m:t>1</m:t>
                      </m:r>
                    </m:sub>
                  </m:sSub>
                </m:e>
              </m:d>
            </m:e>
          </m:func>
          <m:sSub>
            <m:sSubPr>
              <m:ctrlPr>
                <w:rPr>
                  <w:rFonts w:ascii="Cambria Math" w:hAnsi="Cambria Math" w:cs="宋体"/>
                  <w:i/>
                  <w:szCs w:val="24"/>
                </w:rPr>
              </m:ctrlPr>
            </m:sSubPr>
            <m:e>
              <m:r>
                <w:rPr>
                  <w:rFonts w:ascii="Cambria Math" w:hAnsi="Cambria Math" w:cs="宋体"/>
                  <w:szCs w:val="24"/>
                </w:rPr>
                <m:t>W</m:t>
              </m:r>
            </m:e>
            <m:sub>
              <m:r>
                <w:rPr>
                  <w:rFonts w:ascii="Cambria Math" w:hAnsi="Cambria Math" w:cs="宋体"/>
                  <w:szCs w:val="24"/>
                </w:rPr>
                <m:t>2</m:t>
              </m:r>
            </m:sub>
          </m:sSub>
          <m:r>
            <w:rPr>
              <w:rFonts w:ascii="Cambria Math" w:hAnsi="Cambria Math" w:cs="宋体"/>
              <w:szCs w:val="24"/>
            </w:rPr>
            <m:t>+</m:t>
          </m:r>
          <m:sSub>
            <m:sSubPr>
              <m:ctrlPr>
                <w:rPr>
                  <w:rFonts w:ascii="Cambria Math" w:hAnsi="Cambria Math" w:cs="宋体"/>
                  <w:i/>
                  <w:szCs w:val="24"/>
                </w:rPr>
              </m:ctrlPr>
            </m:sSubPr>
            <m:e>
              <m:r>
                <w:rPr>
                  <w:rFonts w:ascii="Cambria Math" w:hAnsi="Cambria Math" w:cs="宋体"/>
                  <w:szCs w:val="24"/>
                </w:rPr>
                <m:t>b</m:t>
              </m:r>
            </m:e>
            <m:sub>
              <m:r>
                <w:rPr>
                  <w:rFonts w:ascii="Cambria Math" w:hAnsi="Cambria Math" w:cs="宋体"/>
                  <w:szCs w:val="24"/>
                </w:rPr>
                <m:t>2</m:t>
              </m:r>
            </m:sub>
          </m:sSub>
        </m:oMath>
      </m:oMathPara>
    </w:p>
    <w:p w14:paraId="09FD6CD0" w14:textId="77777777" w:rsidR="00B53220" w:rsidRDefault="00000000">
      <w:pPr>
        <w:spacing w:before="156" w:after="156"/>
        <w:ind w:firstLine="420"/>
        <w:rPr>
          <w:rFonts w:ascii="宋体" w:hAnsi="宋体" w:cs="宋体" w:hint="eastAsia"/>
          <w:szCs w:val="24"/>
        </w:rPr>
      </w:pPr>
      <w:r>
        <w:rPr>
          <w:rFonts w:ascii="宋体" w:hAnsi="宋体" w:cs="宋体" w:hint="eastAsia"/>
          <w:b/>
          <w:bCs/>
          <w:szCs w:val="24"/>
        </w:rPr>
        <w:t>残差</w:t>
      </w:r>
      <w:proofErr w:type="gramStart"/>
      <w:r>
        <w:rPr>
          <w:rFonts w:ascii="宋体" w:hAnsi="宋体" w:cs="宋体" w:hint="eastAsia"/>
          <w:b/>
          <w:bCs/>
          <w:szCs w:val="24"/>
        </w:rPr>
        <w:t>连接和层归一化</w:t>
      </w:r>
      <w:proofErr w:type="gramEnd"/>
      <w:r>
        <w:rPr>
          <w:rFonts w:ascii="宋体" w:hAnsi="宋体" w:cs="宋体" w:hint="eastAsia"/>
          <w:b/>
          <w:bCs/>
          <w:szCs w:val="24"/>
        </w:rPr>
        <w:t xml:space="preserve">: </w:t>
      </w:r>
      <w:r>
        <w:rPr>
          <w:rFonts w:ascii="宋体" w:hAnsi="宋体" w:cs="宋体" w:hint="eastAsia"/>
          <w:szCs w:val="24"/>
        </w:rPr>
        <w:t>用于提高模型的训练稳定性和效果，有助于缓解梯度消失和梯度爆炸问题。层归一化有利于稳定训练过程：</w:t>
      </w:r>
    </w:p>
    <w:p w14:paraId="5A442634" w14:textId="77777777" w:rsidR="00B53220" w:rsidRDefault="00000000">
      <w:pPr>
        <w:spacing w:before="156" w:after="156"/>
        <w:ind w:firstLine="420"/>
        <w:rPr>
          <w:rStyle w:val="100"/>
          <w:rFonts w:ascii="宋体" w:hAnsi="宋体" w:cs="宋体" w:hint="eastAsia"/>
          <w:szCs w:val="24"/>
        </w:rPr>
      </w:pPr>
      <m:oMathPara>
        <m:oMath>
          <m:r>
            <w:rPr>
              <w:rStyle w:val="100"/>
              <w:rFonts w:ascii="Cambria Math" w:hAnsi="Cambria Math" w:cs="宋体"/>
              <w:szCs w:val="24"/>
            </w:rPr>
            <m:t>LN(x+sublayer</m:t>
          </m:r>
          <m:d>
            <m:dPr>
              <m:ctrlPr>
                <w:rPr>
                  <w:rStyle w:val="100"/>
                  <w:rFonts w:ascii="Cambria Math" w:hAnsi="Cambria Math" w:cs="宋体"/>
                  <w:i/>
                  <w:szCs w:val="24"/>
                </w:rPr>
              </m:ctrlPr>
            </m:dPr>
            <m:e>
              <m:r>
                <w:rPr>
                  <w:rStyle w:val="100"/>
                  <w:rFonts w:ascii="Cambria Math" w:hAnsi="Cambria Math" w:cs="宋体"/>
                  <w:szCs w:val="24"/>
                </w:rPr>
                <m:t>x</m:t>
              </m:r>
            </m:e>
          </m:d>
          <m:r>
            <w:rPr>
              <w:rStyle w:val="100"/>
              <w:rFonts w:ascii="Cambria Math" w:hAnsi="Cambria Math" w:cs="宋体"/>
              <w:szCs w:val="24"/>
            </w:rPr>
            <m:t>)</m:t>
          </m:r>
        </m:oMath>
      </m:oMathPara>
    </w:p>
    <w:p w14:paraId="037A6D0A" w14:textId="77777777" w:rsidR="00B53220" w:rsidRDefault="00000000">
      <w:pPr>
        <w:pStyle w:val="3"/>
        <w:spacing w:before="156" w:after="156"/>
        <w:rPr>
          <w:rStyle w:val="100"/>
          <w:rFonts w:ascii="宋体" w:eastAsia="宋体" w:hAnsi="宋体" w:hint="eastAsia"/>
          <w:bCs/>
          <w:sz w:val="21"/>
        </w:rPr>
      </w:pPr>
      <w:bookmarkStart w:id="128" w:name="_Toc174289679"/>
      <w:r>
        <w:rPr>
          <w:rFonts w:hint="eastAsia"/>
        </w:rPr>
        <w:t xml:space="preserve">2.3.3 </w:t>
      </w:r>
      <w:r>
        <w:rPr>
          <w:rFonts w:hint="eastAsia"/>
        </w:rPr>
        <w:t>音频检测——</w:t>
      </w:r>
      <w:proofErr w:type="spellStart"/>
      <w:r>
        <w:rPr>
          <w:rFonts w:hint="eastAsia"/>
        </w:rPr>
        <w:t>VGGish</w:t>
      </w:r>
      <w:proofErr w:type="spellEnd"/>
      <w:r>
        <w:rPr>
          <w:rFonts w:hint="eastAsia"/>
        </w:rPr>
        <w:t>模型</w:t>
      </w:r>
      <w:bookmarkEnd w:id="128"/>
    </w:p>
    <w:p w14:paraId="0AB5CB70" w14:textId="77777777" w:rsidR="00B53220" w:rsidRDefault="00000000">
      <w:pPr>
        <w:spacing w:before="156" w:after="156"/>
        <w:ind w:firstLine="420"/>
        <w:rPr>
          <w:rFonts w:ascii="宋体" w:hAnsi="宋体" w:cs="宋体" w:hint="eastAsia"/>
        </w:rPr>
      </w:pPr>
      <w:r>
        <w:rPr>
          <w:rFonts w:ascii="宋体" w:hAnsi="宋体" w:cs="宋体" w:hint="eastAsia"/>
        </w:rPr>
        <w:t>作为相对于文字-图片假新闻的一种新的导入情态，音频情态包括语音、环境声、背景音乐。因此，它不仅提供语义，而且在理解说话者的情感甚至发布者的意图方面提供了独特的信息。具体来说，我们将音频从原始视频中分离出来，然后使用</w:t>
      </w:r>
      <w:proofErr w:type="gramStart"/>
      <w:r>
        <w:rPr>
          <w:rFonts w:ascii="宋体" w:hAnsi="宋体" w:cs="宋体" w:hint="eastAsia"/>
        </w:rPr>
        <w:t>预训练</w:t>
      </w:r>
      <w:proofErr w:type="gramEnd"/>
      <w:r>
        <w:rPr>
          <w:rFonts w:ascii="宋体" w:hAnsi="宋体" w:cs="宋体" w:hint="eastAsia"/>
        </w:rPr>
        <w:t>的</w:t>
      </w:r>
      <w:proofErr w:type="spellStart"/>
      <w:r>
        <w:rPr>
          <w:rFonts w:ascii="宋体" w:hAnsi="宋体" w:cs="宋体" w:hint="eastAsia"/>
        </w:rPr>
        <w:t>VGGish</w:t>
      </w:r>
      <w:proofErr w:type="spellEnd"/>
      <w:r>
        <w:rPr>
          <w:rFonts w:ascii="宋体" w:hAnsi="宋体" w:cs="宋体" w:hint="eastAsia"/>
        </w:rPr>
        <w:t>模型(</w:t>
      </w:r>
      <w:proofErr w:type="spellStart"/>
      <w:r>
        <w:rPr>
          <w:rFonts w:ascii="宋体" w:hAnsi="宋体" w:cs="宋体" w:hint="eastAsia"/>
        </w:rPr>
        <w:t>Hersheyet</w:t>
      </w:r>
      <w:proofErr w:type="spellEnd"/>
      <w:r>
        <w:rPr>
          <w:rFonts w:ascii="宋体" w:hAnsi="宋体" w:cs="宋体" w:hint="eastAsia"/>
        </w:rPr>
        <w:t xml:space="preserve"> al. 2017)[16]提取音频特征</w:t>
      </w:r>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A</m:t>
            </m:r>
          </m:sub>
        </m:sSub>
      </m:oMath>
      <w:r>
        <w:rPr>
          <w:rFonts w:ascii="宋体" w:hAnsi="宋体" w:cs="宋体" w:hint="eastAsia"/>
        </w:rPr>
        <w:t>= [</w:t>
      </w:r>
      <m:oMath>
        <m:sSub>
          <m:sSubPr>
            <m:ctrlPr>
              <w:rPr>
                <w:rFonts w:ascii="Cambria Math" w:hAnsi="Cambria Math" w:cs="宋体" w:hint="eastAsia"/>
              </w:rPr>
            </m:ctrlPr>
          </m:sSubPr>
          <m:e>
            <m:r>
              <m:rPr>
                <m:sty m:val="p"/>
              </m:rPr>
              <w:rPr>
                <w:rFonts w:ascii="Cambria Math" w:hAnsi="Cambria Math" w:cs="宋体" w:hint="eastAsia"/>
              </w:rPr>
              <m:t>a</m:t>
            </m:r>
          </m:e>
          <m:sub>
            <m:r>
              <m:rPr>
                <m:sty m:val="p"/>
              </m:rPr>
              <w:rPr>
                <w:rFonts w:ascii="Cambria Math" w:hAnsi="Cambria Math" w:cs="宋体" w:hint="eastAsia"/>
              </w:rPr>
              <m:t>1</m:t>
            </m:r>
          </m:sub>
        </m:sSub>
      </m:oMath>
      <w:r>
        <w:rPr>
          <w:rFonts w:ascii="宋体" w:hAnsi="宋体" w:cs="宋体" w:hint="eastAsia"/>
        </w:rPr>
        <w:t xml:space="preserve">，…，  </w:t>
      </w:r>
      <m:oMath>
        <m:sSub>
          <m:sSubPr>
            <m:ctrlPr>
              <w:rPr>
                <w:rFonts w:ascii="Cambria Math" w:hAnsi="Cambria Math" w:cs="宋体" w:hint="eastAsia"/>
              </w:rPr>
            </m:ctrlPr>
          </m:sSubPr>
          <m:e>
            <m:r>
              <m:rPr>
                <m:sty m:val="p"/>
              </m:rPr>
              <w:rPr>
                <w:rFonts w:ascii="Cambria Math" w:hAnsi="Cambria Math" w:cs="宋体" w:hint="eastAsia"/>
              </w:rPr>
              <m:t>a</m:t>
            </m:r>
          </m:e>
          <m:sub>
            <m:r>
              <m:rPr>
                <m:sty m:val="p"/>
              </m:rPr>
              <w:rPr>
                <w:rFonts w:ascii="Cambria Math" w:hAnsi="Cambria Math" w:cs="宋体" w:hint="eastAsia"/>
              </w:rPr>
              <m:t>n</m:t>
            </m:r>
          </m:sub>
        </m:sSub>
      </m:oMath>
      <w:r>
        <w:rPr>
          <w:rFonts w:ascii="宋体" w:hAnsi="宋体" w:cs="宋体" w:hint="eastAsia"/>
        </w:rPr>
        <w:t>]，其中n为音频帧数。</w:t>
      </w:r>
    </w:p>
    <w:p w14:paraId="7B4A4101" w14:textId="77777777" w:rsidR="00B53220" w:rsidRDefault="00000000">
      <w:pPr>
        <w:spacing w:before="156" w:after="156"/>
        <w:ind w:firstLine="420"/>
        <w:rPr>
          <w:rFonts w:ascii="宋体" w:hAnsi="宋体" w:cs="宋体" w:hint="eastAsia"/>
        </w:rPr>
      </w:pPr>
      <w:proofErr w:type="spellStart"/>
      <w:r>
        <w:rPr>
          <w:rFonts w:ascii="宋体" w:hAnsi="宋体" w:cs="宋体" w:hint="eastAsia"/>
        </w:rPr>
        <w:t>VGGish</w:t>
      </w:r>
      <w:proofErr w:type="spellEnd"/>
      <w:r>
        <w:rPr>
          <w:rFonts w:ascii="宋体" w:hAnsi="宋体" w:cs="宋体" w:hint="eastAsia"/>
        </w:rPr>
        <w:t>模型的架构基于</w:t>
      </w:r>
      <w:proofErr w:type="spellStart"/>
      <w:r>
        <w:rPr>
          <w:rFonts w:ascii="宋体" w:hAnsi="宋体" w:cs="宋体" w:hint="eastAsia"/>
        </w:rPr>
        <w:t>VGGNet</w:t>
      </w:r>
      <w:proofErr w:type="spellEnd"/>
      <w:r>
        <w:rPr>
          <w:rFonts w:ascii="宋体" w:hAnsi="宋体" w:cs="宋体" w:hint="eastAsia"/>
        </w:rPr>
        <w:t>，它是一个经典的卷积神经网络模型，主要由卷积层、池化层和全连接层组成。</w:t>
      </w:r>
      <w:proofErr w:type="spellStart"/>
      <w:r>
        <w:rPr>
          <w:rFonts w:ascii="宋体" w:hAnsi="宋体" w:cs="宋体" w:hint="eastAsia"/>
        </w:rPr>
        <w:t>VGGish</w:t>
      </w:r>
      <w:proofErr w:type="spellEnd"/>
      <w:r>
        <w:rPr>
          <w:rFonts w:ascii="宋体" w:hAnsi="宋体" w:cs="宋体" w:hint="eastAsia"/>
        </w:rPr>
        <w:t>的输入是一个1秒钟的音频片段，它将音频信号转换为频谱图，并通过卷积和池化操作提取特征。最后，通过全连接层将提取到的特征映射到一个低维的特征向量。</w:t>
      </w:r>
    </w:p>
    <w:p w14:paraId="6AACC1D7" w14:textId="77777777" w:rsidR="00B53220" w:rsidRPr="00935D54" w:rsidRDefault="00000000">
      <w:pPr>
        <w:spacing w:before="156" w:after="156"/>
        <w:ind w:firstLine="420"/>
        <w:rPr>
          <w:rFonts w:ascii="宋体" w:hAnsi="宋体" w:cs="宋体" w:hint="eastAsia"/>
          <w:szCs w:val="24"/>
        </w:rPr>
      </w:pPr>
      <w:r w:rsidRPr="00935D54">
        <w:rPr>
          <w:rFonts w:ascii="宋体" w:hAnsi="宋体" w:cs="宋体" w:hint="eastAsia"/>
          <w:szCs w:val="24"/>
        </w:rPr>
        <w:t>输入数据为wav音频文件，音频文件的特征提取过程如下：</w:t>
      </w:r>
    </w:p>
    <w:p w14:paraId="00954654" w14:textId="77777777" w:rsidR="00B53220" w:rsidRPr="00935D54" w:rsidRDefault="00000000">
      <w:pPr>
        <w:pStyle w:val="ae"/>
        <w:numPr>
          <w:ilvl w:val="0"/>
          <w:numId w:val="4"/>
        </w:numPr>
        <w:spacing w:before="156" w:after="156"/>
        <w:ind w:firstLineChars="0"/>
        <w:rPr>
          <w:rFonts w:ascii="宋体" w:hAnsi="宋体" w:cs="宋体" w:hint="eastAsia"/>
          <w:szCs w:val="24"/>
        </w:rPr>
      </w:pPr>
      <w:r w:rsidRPr="00935D54">
        <w:rPr>
          <w:rFonts w:ascii="宋体" w:hAnsi="宋体" w:cs="宋体" w:hint="eastAsia"/>
          <w:b/>
          <w:bCs/>
          <w:szCs w:val="24"/>
        </w:rPr>
        <w:t>将音频重采样为16kHz单声道音频</w:t>
      </w:r>
      <w:r w:rsidRPr="00935D54">
        <w:rPr>
          <w:rFonts w:ascii="宋体" w:hAnsi="宋体" w:cs="宋体" w:hint="eastAsia"/>
          <w:szCs w:val="24"/>
        </w:rPr>
        <w:t>:</w:t>
      </w:r>
    </w:p>
    <w:p w14:paraId="79B7A33C" w14:textId="77777777" w:rsidR="00B53220" w:rsidRPr="00935D54" w:rsidRDefault="00000000">
      <w:pPr>
        <w:widowControl/>
        <w:shd w:val="clear" w:color="auto" w:fill="FFFFFF"/>
        <w:spacing w:beforeLines="0" w:before="100" w:beforeAutospacing="1" w:afterLines="0" w:after="100" w:afterAutospacing="1" w:line="360" w:lineRule="atLeast"/>
        <w:ind w:firstLineChars="200" w:firstLine="488"/>
        <w:jc w:val="left"/>
        <w:rPr>
          <w:rFonts w:ascii="宋体" w:hAnsi="宋体" w:cs="宋体" w:hint="eastAsia"/>
          <w:color w:val="060607"/>
          <w:spacing w:val="4"/>
          <w:kern w:val="0"/>
          <w:szCs w:val="24"/>
        </w:rPr>
        <w:pPrChange w:id="129" w:author="清欢" w:date="2024-08-10T21:39:00Z">
          <w:pPr>
            <w:widowControl/>
            <w:shd w:val="clear" w:color="auto" w:fill="FFFFFF"/>
            <w:spacing w:beforeLines="0" w:before="100" w:beforeAutospacing="1" w:afterLines="0" w:after="100" w:afterAutospacing="1" w:line="360" w:lineRule="atLeast"/>
            <w:ind w:left="780"/>
            <w:jc w:val="left"/>
          </w:pPr>
        </w:pPrChange>
      </w:pPr>
      <w:r w:rsidRPr="00935D54">
        <w:rPr>
          <w:rFonts w:ascii="宋体" w:hAnsi="宋体" w:cs="宋体"/>
          <w:color w:val="060607"/>
          <w:spacing w:val="4"/>
          <w:kern w:val="0"/>
          <w:szCs w:val="24"/>
        </w:rPr>
        <w:t>音频首先被重采样至16kHz的单声道信号，以统一输入格式。这个过程可以通过重采样公式表示：</w:t>
      </w:r>
    </w:p>
    <w:p w14:paraId="14FE20C6" w14:textId="77777777" w:rsidR="00B53220" w:rsidRPr="00935D54" w:rsidRDefault="00000000">
      <w:pPr>
        <w:widowControl/>
        <w:shd w:val="clear" w:color="auto" w:fill="FFFFFF"/>
        <w:spacing w:beforeLines="0" w:before="100" w:beforeAutospacing="1" w:afterLines="0" w:after="100" w:afterAutospacing="1" w:line="360" w:lineRule="atLeast"/>
        <w:ind w:left="780"/>
        <w:jc w:val="center"/>
        <w:rPr>
          <w:rFonts w:ascii="宋体" w:hAnsi="宋体" w:cs="宋体" w:hint="eastAsia"/>
          <w:color w:val="060607"/>
          <w:spacing w:val="4"/>
          <w:kern w:val="0"/>
          <w:szCs w:val="24"/>
        </w:rPr>
      </w:pPr>
      <m:oMathPara>
        <m:oMath>
          <m:sSub>
            <m:sSubPr>
              <m:ctrlPr>
                <w:rPr>
                  <w:rFonts w:ascii="Cambria Math" w:hAnsi="Cambria Math" w:cs="宋体"/>
                  <w:i/>
                  <w:color w:val="060607"/>
                  <w:spacing w:val="4"/>
                  <w:kern w:val="0"/>
                  <w:szCs w:val="24"/>
                </w:rPr>
              </m:ctrlPr>
            </m:sSubPr>
            <m:e>
              <m:r>
                <w:rPr>
                  <w:rFonts w:ascii="Cambria Math" w:hAnsi="Cambria Math" w:cs="宋体" w:hint="eastAsia"/>
                  <w:color w:val="060607"/>
                  <w:spacing w:val="4"/>
                  <w:kern w:val="0"/>
                  <w:szCs w:val="24"/>
                </w:rPr>
                <m:t>x</m:t>
              </m:r>
            </m:e>
            <m:sub>
              <m:r>
                <w:rPr>
                  <w:rFonts w:ascii="Cambria Math" w:hAnsi="Cambria Math" w:cs="宋体"/>
                  <w:color w:val="060607"/>
                  <w:spacing w:val="4"/>
                  <w:kern w:val="0"/>
                  <w:szCs w:val="24"/>
                </w:rPr>
                <m:t>resampled</m:t>
              </m:r>
            </m:sub>
          </m:sSub>
          <m:d>
            <m:dPr>
              <m:ctrlPr>
                <w:rPr>
                  <w:rFonts w:ascii="Cambria Math" w:hAnsi="Cambria Math" w:cs="宋体"/>
                  <w:i/>
                  <w:color w:val="060607"/>
                  <w:spacing w:val="4"/>
                  <w:kern w:val="0"/>
                  <w:szCs w:val="24"/>
                </w:rPr>
              </m:ctrlPr>
            </m:dPr>
            <m:e>
              <m:r>
                <w:rPr>
                  <w:rFonts w:ascii="Cambria Math" w:hAnsi="Cambria Math" w:cs="宋体"/>
                  <w:color w:val="060607"/>
                  <w:spacing w:val="4"/>
                  <w:kern w:val="0"/>
                  <w:szCs w:val="24"/>
                </w:rPr>
                <m:t>t</m:t>
              </m:r>
            </m:e>
          </m:d>
          <m:r>
            <w:rPr>
              <w:rFonts w:ascii="Cambria Math" w:hAnsi="Cambria Math" w:cs="宋体"/>
              <w:color w:val="060607"/>
              <w:spacing w:val="4"/>
              <w:kern w:val="0"/>
              <w:szCs w:val="24"/>
            </w:rPr>
            <m:t>=x(t×</m:t>
          </m:r>
          <m:f>
            <m:fPr>
              <m:ctrlPr>
                <w:rPr>
                  <w:rFonts w:ascii="Cambria Math" w:hAnsi="Cambria Math" w:cs="宋体"/>
                  <w:i/>
                  <w:color w:val="060607"/>
                  <w:spacing w:val="4"/>
                  <w:kern w:val="0"/>
                  <w:szCs w:val="24"/>
                </w:rPr>
              </m:ctrlPr>
            </m:fPr>
            <m:num>
              <m:r>
                <w:rPr>
                  <w:rFonts w:ascii="Cambria Math" w:hAnsi="Cambria Math" w:cs="宋体"/>
                  <w:color w:val="060607"/>
                  <w:spacing w:val="4"/>
                  <w:kern w:val="0"/>
                  <w:szCs w:val="24"/>
                </w:rPr>
                <m:t>new rate</m:t>
              </m:r>
            </m:num>
            <m:den>
              <m:r>
                <w:rPr>
                  <w:rFonts w:ascii="Cambria Math" w:hAnsi="Cambria Math" w:cs="宋体"/>
                  <w:color w:val="060607"/>
                  <w:spacing w:val="4"/>
                  <w:kern w:val="0"/>
                  <w:szCs w:val="24"/>
                </w:rPr>
                <m:t>old rate</m:t>
              </m:r>
            </m:den>
          </m:f>
          <m:r>
            <w:rPr>
              <w:rFonts w:ascii="Cambria Math" w:hAnsi="Cambria Math" w:cs="宋体"/>
              <w:color w:val="060607"/>
              <w:spacing w:val="4"/>
              <w:kern w:val="0"/>
              <w:szCs w:val="24"/>
            </w:rPr>
            <m:t>)</m:t>
          </m:r>
        </m:oMath>
      </m:oMathPara>
    </w:p>
    <w:p w14:paraId="743C0133" w14:textId="77777777" w:rsidR="00B53220" w:rsidRPr="00935D54" w:rsidRDefault="00000000">
      <w:pPr>
        <w:widowControl/>
        <w:shd w:val="clear" w:color="auto" w:fill="FFFFFF"/>
        <w:spacing w:beforeLines="0" w:before="120" w:beforeAutospacing="1" w:afterLines="0" w:after="120" w:afterAutospacing="1" w:line="360" w:lineRule="atLeast"/>
        <w:ind w:firstLineChars="200" w:firstLine="488"/>
        <w:jc w:val="left"/>
        <w:rPr>
          <w:rFonts w:ascii="宋体" w:hAnsi="宋体" w:cs="宋体" w:hint="eastAsia"/>
          <w:color w:val="060607"/>
          <w:spacing w:val="4"/>
          <w:kern w:val="0"/>
          <w:szCs w:val="24"/>
        </w:rPr>
        <w:pPrChange w:id="130" w:author="清欢" w:date="2024-08-10T21:39:00Z">
          <w:pPr>
            <w:widowControl/>
            <w:shd w:val="clear" w:color="auto" w:fill="FFFFFF"/>
            <w:spacing w:beforeLines="0" w:before="120" w:beforeAutospacing="1" w:afterLines="0" w:after="120" w:afterAutospacing="1" w:line="360" w:lineRule="atLeast"/>
            <w:ind w:left="780"/>
            <w:jc w:val="left"/>
          </w:pPr>
        </w:pPrChange>
      </w:pPr>
      <w:r w:rsidRPr="00935D54">
        <w:rPr>
          <w:rFonts w:ascii="宋体" w:hAnsi="宋体" w:cs="宋体"/>
          <w:color w:val="060607"/>
          <w:spacing w:val="4"/>
          <w:kern w:val="0"/>
          <w:szCs w:val="24"/>
        </w:rPr>
        <w:t>其中</w:t>
      </w:r>
      <m:oMath>
        <m:r>
          <w:rPr>
            <w:rFonts w:ascii="Cambria Math" w:hAnsi="Cambria Math" w:cs="宋体"/>
            <w:color w:val="060607"/>
            <w:spacing w:val="4"/>
            <w:kern w:val="0"/>
            <w:szCs w:val="24"/>
          </w:rPr>
          <m:t>x(t)</m:t>
        </m:r>
      </m:oMath>
      <w:r w:rsidRPr="00935D54">
        <w:rPr>
          <w:rFonts w:ascii="宋体" w:hAnsi="宋体" w:cs="宋体"/>
          <w:color w:val="060607"/>
          <w:spacing w:val="4"/>
          <w:kern w:val="0"/>
          <w:szCs w:val="24"/>
        </w:rPr>
        <w:t>是原始音频信号，</w:t>
      </w:r>
      <m:oMath>
        <m:r>
          <w:rPr>
            <w:rFonts w:ascii="Cambria Math" w:hAnsi="Cambria Math" w:cs="宋体"/>
            <w:color w:val="060607"/>
            <w:spacing w:val="4"/>
            <w:kern w:val="0"/>
            <w:szCs w:val="24"/>
          </w:rPr>
          <m:t>new rate</m:t>
        </m:r>
      </m:oMath>
      <w:r w:rsidRPr="00935D54">
        <w:rPr>
          <w:rFonts w:ascii="宋体" w:hAnsi="宋体" w:cs="宋体"/>
          <w:color w:val="060607"/>
          <w:spacing w:val="4"/>
          <w:kern w:val="0"/>
          <w:szCs w:val="24"/>
        </w:rPr>
        <w:t>是新的采样率（16kHz），</w:t>
      </w:r>
      <m:oMath>
        <m:r>
          <w:rPr>
            <w:rFonts w:ascii="Cambria Math" w:hAnsi="Cambria Math" w:cs="宋体"/>
            <w:color w:val="060607"/>
            <w:spacing w:val="4"/>
            <w:kern w:val="0"/>
            <w:szCs w:val="24"/>
          </w:rPr>
          <m:t>old rate</m:t>
        </m:r>
      </m:oMath>
      <w:r w:rsidRPr="00935D54">
        <w:rPr>
          <w:rFonts w:ascii="宋体" w:hAnsi="宋体" w:cs="宋体"/>
          <w:color w:val="060607"/>
          <w:spacing w:val="4"/>
          <w:kern w:val="0"/>
          <w:szCs w:val="24"/>
        </w:rPr>
        <w:t>是原始采样率。</w:t>
      </w:r>
      <w:r w:rsidRPr="00935D54">
        <w:rPr>
          <w:rFonts w:ascii="宋体" w:hAnsi="宋体" w:cs="宋体" w:hint="eastAsia"/>
          <w:color w:val="060607"/>
          <w:spacing w:val="4"/>
          <w:kern w:val="0"/>
          <w:szCs w:val="24"/>
        </w:rPr>
        <w:t>e</w:t>
      </w:r>
    </w:p>
    <w:p w14:paraId="3D07075A" w14:textId="77777777" w:rsidR="00B53220" w:rsidRPr="00935D54" w:rsidRDefault="00000000">
      <w:pPr>
        <w:pStyle w:val="ae"/>
        <w:numPr>
          <w:ilvl w:val="0"/>
          <w:numId w:val="4"/>
        </w:numPr>
        <w:spacing w:before="156" w:after="156"/>
        <w:ind w:firstLineChars="0"/>
        <w:rPr>
          <w:rFonts w:ascii="宋体" w:hAnsi="宋体" w:cs="宋体" w:hint="eastAsia"/>
          <w:b/>
          <w:bCs/>
          <w:szCs w:val="24"/>
        </w:rPr>
      </w:pPr>
      <w:r w:rsidRPr="00935D54">
        <w:rPr>
          <w:rFonts w:ascii="宋体" w:hAnsi="宋体" w:cs="宋体" w:hint="eastAsia"/>
          <w:b/>
          <w:bCs/>
          <w:szCs w:val="24"/>
        </w:rPr>
        <w:lastRenderedPageBreak/>
        <w:t>短时傅里叶变换</w:t>
      </w:r>
      <w:r w:rsidRPr="00935D54">
        <w:rPr>
          <w:rFonts w:ascii="宋体" w:hAnsi="宋体" w:cs="宋体"/>
          <w:b/>
          <w:bCs/>
          <w:szCs w:val="24"/>
        </w:rPr>
        <w:t xml:space="preserve"> </w:t>
      </w:r>
      <w:r w:rsidRPr="00935D54">
        <w:rPr>
          <w:rFonts w:ascii="宋体" w:hAnsi="宋体" w:cs="宋体" w:hint="eastAsia"/>
          <w:b/>
          <w:bCs/>
          <w:szCs w:val="24"/>
        </w:rPr>
        <w:t>：</w:t>
      </w:r>
    </w:p>
    <w:p w14:paraId="51B1CB0E" w14:textId="77777777" w:rsidR="00B53220" w:rsidRPr="00935D54" w:rsidRDefault="00000000">
      <w:pPr>
        <w:widowControl/>
        <w:shd w:val="clear" w:color="auto" w:fill="FFFFFF"/>
        <w:spacing w:beforeLines="0" w:before="100" w:beforeAutospacing="1" w:afterLines="0" w:after="100" w:afterAutospacing="1" w:line="360" w:lineRule="atLeast"/>
        <w:ind w:firstLineChars="200" w:firstLine="488"/>
        <w:jc w:val="left"/>
        <w:rPr>
          <w:rFonts w:ascii="宋体" w:hAnsi="宋体" w:cs="宋体" w:hint="eastAsia"/>
          <w:color w:val="060607"/>
          <w:spacing w:val="4"/>
          <w:kern w:val="0"/>
          <w:szCs w:val="24"/>
        </w:rPr>
        <w:pPrChange w:id="131" w:author="清欢" w:date="2024-08-10T21:39:00Z">
          <w:pPr>
            <w:widowControl/>
            <w:shd w:val="clear" w:color="auto" w:fill="FFFFFF"/>
            <w:spacing w:beforeLines="0" w:before="100" w:beforeAutospacing="1" w:afterLines="0" w:after="100" w:afterAutospacing="1" w:line="360" w:lineRule="atLeast"/>
            <w:ind w:left="780"/>
            <w:jc w:val="left"/>
          </w:pPr>
        </w:pPrChange>
      </w:pPr>
      <w:r w:rsidRPr="00935D54">
        <w:rPr>
          <w:rFonts w:ascii="宋体" w:hAnsi="宋体" w:cs="宋体"/>
          <w:color w:val="060607"/>
          <w:spacing w:val="4"/>
          <w:kern w:val="0"/>
          <w:szCs w:val="24"/>
        </w:rPr>
        <w:t>使用Hann</w:t>
      </w:r>
      <w:proofErr w:type="gramStart"/>
      <w:r w:rsidRPr="00935D54">
        <w:rPr>
          <w:rFonts w:ascii="宋体" w:hAnsi="宋体" w:cs="宋体"/>
          <w:color w:val="060607"/>
          <w:spacing w:val="4"/>
          <w:kern w:val="0"/>
          <w:szCs w:val="24"/>
        </w:rPr>
        <w:t>时窗和</w:t>
      </w:r>
      <w:proofErr w:type="gramEnd"/>
      <w:r w:rsidRPr="00935D54">
        <w:rPr>
          <w:rFonts w:ascii="宋体" w:hAnsi="宋体" w:cs="宋体"/>
          <w:color w:val="060607"/>
          <w:spacing w:val="4"/>
          <w:kern w:val="0"/>
          <w:szCs w:val="24"/>
        </w:rPr>
        <w:t>10ms的</w:t>
      </w:r>
      <w:proofErr w:type="gramStart"/>
      <w:r w:rsidRPr="00935D54">
        <w:rPr>
          <w:rFonts w:ascii="宋体" w:hAnsi="宋体" w:cs="宋体"/>
          <w:color w:val="060607"/>
          <w:spacing w:val="4"/>
          <w:kern w:val="0"/>
          <w:szCs w:val="24"/>
        </w:rPr>
        <w:t>帧移进行</w:t>
      </w:r>
      <w:proofErr w:type="gramEnd"/>
      <w:r w:rsidRPr="00935D54">
        <w:rPr>
          <w:rFonts w:ascii="宋体" w:hAnsi="宋体" w:cs="宋体"/>
          <w:color w:val="060607"/>
          <w:spacing w:val="4"/>
          <w:kern w:val="0"/>
          <w:szCs w:val="24"/>
        </w:rPr>
        <w:t>STFT，得到频谱图</w:t>
      </w:r>
      <w:r w:rsidRPr="00935D54">
        <w:rPr>
          <w:rFonts w:ascii="宋体" w:hAnsi="宋体" w:cs="宋体" w:hint="eastAsia"/>
          <w:color w:val="060607"/>
          <w:spacing w:val="4"/>
          <w:kern w:val="0"/>
          <w:szCs w:val="24"/>
        </w:rPr>
        <w:t>S：</w:t>
      </w:r>
    </w:p>
    <w:p w14:paraId="2CC7BD3E" w14:textId="77777777" w:rsidR="00B53220" w:rsidRPr="00935D54" w:rsidRDefault="00000000">
      <w:pPr>
        <w:widowControl/>
        <w:shd w:val="clear" w:color="auto" w:fill="FFFFFF"/>
        <w:spacing w:beforeLines="0" w:before="100" w:beforeAutospacing="1" w:afterLines="0" w:after="100" w:afterAutospacing="1" w:line="360" w:lineRule="atLeast"/>
        <w:ind w:left="780"/>
        <w:jc w:val="left"/>
        <w:rPr>
          <w:rFonts w:ascii="宋体" w:hAnsi="宋体" w:cs="宋体" w:hint="eastAsia"/>
          <w:color w:val="060607"/>
          <w:spacing w:val="4"/>
          <w:kern w:val="0"/>
          <w:szCs w:val="24"/>
        </w:rPr>
      </w:pPr>
      <m:oMathPara>
        <m:oMath>
          <m:r>
            <w:rPr>
              <w:rFonts w:ascii="Cambria Math" w:hAnsi="Cambria Math" w:cs="宋体"/>
              <w:color w:val="060607"/>
              <w:spacing w:val="4"/>
              <w:kern w:val="0"/>
              <w:szCs w:val="24"/>
            </w:rPr>
            <m:t>S</m:t>
          </m:r>
          <m:d>
            <m:dPr>
              <m:ctrlPr>
                <w:rPr>
                  <w:rFonts w:ascii="Cambria Math" w:hAnsi="Cambria Math" w:cs="宋体"/>
                  <w:i/>
                  <w:color w:val="060607"/>
                  <w:spacing w:val="4"/>
                  <w:kern w:val="0"/>
                  <w:szCs w:val="24"/>
                </w:rPr>
              </m:ctrlPr>
            </m:dPr>
            <m:e>
              <m:r>
                <w:rPr>
                  <w:rFonts w:ascii="Cambria Math" w:hAnsi="Cambria Math" w:cs="宋体"/>
                  <w:color w:val="060607"/>
                  <w:spacing w:val="4"/>
                  <w:kern w:val="0"/>
                  <w:szCs w:val="24"/>
                </w:rPr>
                <m:t>f,t</m:t>
              </m:r>
            </m:e>
          </m:d>
          <m:r>
            <w:rPr>
              <w:rFonts w:ascii="Cambria Math" w:hAnsi="Cambria Math" w:cs="宋体"/>
              <w:color w:val="060607"/>
              <w:spacing w:val="4"/>
              <w:kern w:val="0"/>
              <w:szCs w:val="24"/>
            </w:rPr>
            <m:t xml:space="preserve">= </m:t>
          </m:r>
          <m:nary>
            <m:naryPr>
              <m:chr m:val="∑"/>
              <m:limLoc m:val="undOvr"/>
              <m:ctrlPr>
                <w:rPr>
                  <w:rFonts w:ascii="Cambria Math" w:hAnsi="Cambria Math" w:cs="宋体"/>
                  <w:i/>
                  <w:color w:val="060607"/>
                  <w:spacing w:val="4"/>
                  <w:kern w:val="0"/>
                  <w:szCs w:val="24"/>
                </w:rPr>
              </m:ctrlPr>
            </m:naryPr>
            <m:sub>
              <m:r>
                <w:rPr>
                  <w:rFonts w:ascii="Cambria Math" w:hAnsi="Cambria Math" w:cs="宋体"/>
                  <w:color w:val="060607"/>
                  <w:spacing w:val="4"/>
                  <w:kern w:val="0"/>
                  <w:szCs w:val="24"/>
                </w:rPr>
                <m:t>τ=0</m:t>
              </m:r>
            </m:sub>
            <m:sup>
              <m:r>
                <w:rPr>
                  <w:rFonts w:ascii="Cambria Math" w:hAnsi="Cambria Math" w:cs="宋体"/>
                  <w:color w:val="060607"/>
                  <w:spacing w:val="4"/>
                  <w:kern w:val="0"/>
                  <w:szCs w:val="24"/>
                </w:rPr>
                <m:t>T-1</m:t>
              </m:r>
            </m:sup>
            <m:e>
              <m:r>
                <w:rPr>
                  <w:rFonts w:ascii="Cambria Math" w:hAnsi="Cambria Math" w:cs="宋体"/>
                  <w:color w:val="060607"/>
                  <w:spacing w:val="4"/>
                  <w:kern w:val="0"/>
                  <w:szCs w:val="24"/>
                </w:rPr>
                <m:t>x</m:t>
              </m:r>
              <m:d>
                <m:dPr>
                  <m:ctrlPr>
                    <w:rPr>
                      <w:rFonts w:ascii="Cambria Math" w:hAnsi="Cambria Math" w:cs="宋体"/>
                      <w:i/>
                      <w:color w:val="060607"/>
                      <w:spacing w:val="4"/>
                      <w:kern w:val="0"/>
                      <w:szCs w:val="24"/>
                    </w:rPr>
                  </m:ctrlPr>
                </m:dPr>
                <m:e>
                  <m:r>
                    <w:rPr>
                      <w:rFonts w:ascii="Cambria Math" w:hAnsi="Cambria Math" w:cs="宋体"/>
                      <w:color w:val="060607"/>
                      <w:spacing w:val="4"/>
                      <w:kern w:val="0"/>
                      <w:szCs w:val="24"/>
                    </w:rPr>
                    <m:t>t+τ</m:t>
                  </m:r>
                </m:e>
              </m:d>
              <m:r>
                <w:rPr>
                  <w:rFonts w:ascii="Cambria Math" w:hAnsi="Cambria Math" w:cs="宋体"/>
                  <w:color w:val="060607"/>
                  <w:spacing w:val="4"/>
                  <w:kern w:val="0"/>
                  <w:szCs w:val="24"/>
                </w:rPr>
                <m:t>×</m:t>
              </m:r>
            </m:e>
          </m:nary>
          <m:r>
            <w:rPr>
              <w:rFonts w:ascii="Cambria Math" w:hAnsi="Cambria Math" w:cs="宋体"/>
              <w:color w:val="060607"/>
              <w:spacing w:val="4"/>
              <w:kern w:val="0"/>
              <w:szCs w:val="24"/>
            </w:rPr>
            <m:t>h(τ)×</m:t>
          </m:r>
          <m:sSup>
            <m:sSupPr>
              <m:ctrlPr>
                <w:rPr>
                  <w:rFonts w:ascii="Cambria Math" w:hAnsi="Cambria Math" w:cs="宋体"/>
                  <w:i/>
                  <w:color w:val="060607"/>
                  <w:spacing w:val="4"/>
                  <w:kern w:val="0"/>
                  <w:szCs w:val="24"/>
                </w:rPr>
              </m:ctrlPr>
            </m:sSupPr>
            <m:e>
              <m:r>
                <w:rPr>
                  <w:rFonts w:ascii="Cambria Math" w:hAnsi="Cambria Math" w:cs="宋体"/>
                  <w:color w:val="060607"/>
                  <w:spacing w:val="4"/>
                  <w:kern w:val="0"/>
                  <w:szCs w:val="24"/>
                </w:rPr>
                <m:t>e</m:t>
              </m:r>
            </m:e>
            <m:sup>
              <m:r>
                <w:rPr>
                  <w:rFonts w:ascii="Cambria Math" w:hAnsi="Cambria Math" w:cs="宋体"/>
                  <w:color w:val="060607"/>
                  <w:spacing w:val="4"/>
                  <w:kern w:val="0"/>
                  <w:szCs w:val="24"/>
                </w:rPr>
                <m:t>-j2πfτ</m:t>
              </m:r>
            </m:sup>
          </m:sSup>
        </m:oMath>
      </m:oMathPara>
    </w:p>
    <w:p w14:paraId="05B3AF3F" w14:textId="77777777" w:rsidR="00B53220" w:rsidRPr="00935D54" w:rsidRDefault="00000000">
      <w:pPr>
        <w:widowControl/>
        <w:shd w:val="clear" w:color="auto" w:fill="FFFFFF"/>
        <w:spacing w:beforeLines="0" w:before="120" w:beforeAutospacing="1" w:afterLines="0" w:after="120" w:afterAutospacing="1" w:line="360" w:lineRule="atLeast"/>
        <w:ind w:firstLineChars="200" w:firstLine="488"/>
        <w:jc w:val="left"/>
        <w:rPr>
          <w:rFonts w:ascii="宋体" w:hAnsi="宋体" w:cs="宋体" w:hint="eastAsia"/>
          <w:color w:val="060607"/>
          <w:spacing w:val="4"/>
          <w:kern w:val="0"/>
          <w:szCs w:val="24"/>
        </w:rPr>
        <w:pPrChange w:id="132" w:author="清欢" w:date="2024-08-10T21:39:00Z">
          <w:pPr>
            <w:widowControl/>
            <w:shd w:val="clear" w:color="auto" w:fill="FFFFFF"/>
            <w:spacing w:beforeLines="0" w:before="120" w:beforeAutospacing="1" w:afterLines="0" w:after="120" w:afterAutospacing="1" w:line="360" w:lineRule="atLeast"/>
            <w:ind w:left="780"/>
            <w:jc w:val="left"/>
          </w:pPr>
        </w:pPrChange>
      </w:pPr>
      <w:r w:rsidRPr="00935D54">
        <w:rPr>
          <w:rFonts w:ascii="宋体" w:hAnsi="宋体" w:cs="宋体"/>
          <w:color w:val="060607"/>
          <w:spacing w:val="4"/>
          <w:kern w:val="0"/>
          <w:szCs w:val="24"/>
        </w:rPr>
        <w:t>其中</w:t>
      </w:r>
      <w:r w:rsidRPr="00935D54">
        <w:rPr>
          <w:rFonts w:ascii="宋体" w:hAnsi="宋体" w:hint="eastAsia"/>
          <w:color w:val="060607"/>
          <w:spacing w:val="4"/>
          <w:kern w:val="0"/>
          <w:szCs w:val="24"/>
        </w:rPr>
        <w:t>f</w:t>
      </w:r>
      <w:r w:rsidRPr="00935D54">
        <w:rPr>
          <w:rFonts w:ascii="宋体" w:hAnsi="宋体" w:cs="宋体"/>
          <w:color w:val="060607"/>
          <w:spacing w:val="4"/>
          <w:kern w:val="0"/>
          <w:szCs w:val="24"/>
        </w:rPr>
        <w:t>是频率，</w:t>
      </w:r>
      <w:r w:rsidRPr="00935D54">
        <w:rPr>
          <w:rFonts w:ascii="宋体" w:hAnsi="宋体" w:hint="eastAsia"/>
          <w:color w:val="060607"/>
          <w:spacing w:val="4"/>
          <w:kern w:val="0"/>
          <w:szCs w:val="24"/>
        </w:rPr>
        <w:t>t</w:t>
      </w:r>
      <w:r w:rsidRPr="00935D54">
        <w:rPr>
          <w:rFonts w:ascii="宋体" w:hAnsi="宋体" w:cs="宋体"/>
          <w:color w:val="060607"/>
          <w:spacing w:val="4"/>
          <w:kern w:val="0"/>
          <w:szCs w:val="24"/>
        </w:rPr>
        <w:t>是时间，</w:t>
      </w:r>
      <m:oMath>
        <m:r>
          <w:rPr>
            <w:rFonts w:ascii="Cambria Math" w:hAnsi="Cambria Math" w:cs="宋体"/>
            <w:color w:val="060607"/>
            <w:spacing w:val="4"/>
            <w:kern w:val="0"/>
            <w:szCs w:val="24"/>
          </w:rPr>
          <m:t>h(τ)</m:t>
        </m:r>
      </m:oMath>
      <w:r w:rsidRPr="00935D54">
        <w:rPr>
          <w:rFonts w:ascii="宋体" w:hAnsi="宋体" w:cs="宋体"/>
          <w:color w:val="060607"/>
          <w:spacing w:val="4"/>
          <w:kern w:val="0"/>
          <w:szCs w:val="24"/>
        </w:rPr>
        <w:t>是Hann窗函数，</w:t>
      </w:r>
      <w:r w:rsidRPr="00935D54">
        <w:rPr>
          <w:rFonts w:ascii="宋体" w:hAnsi="宋体" w:hint="eastAsia"/>
          <w:color w:val="060607"/>
          <w:spacing w:val="4"/>
          <w:kern w:val="0"/>
          <w:szCs w:val="24"/>
        </w:rPr>
        <w:t>T</w:t>
      </w:r>
      <w:r w:rsidRPr="00935D54">
        <w:rPr>
          <w:rFonts w:ascii="宋体" w:hAnsi="宋体" w:cs="宋体"/>
          <w:color w:val="060607"/>
          <w:spacing w:val="4"/>
          <w:kern w:val="0"/>
          <w:szCs w:val="24"/>
        </w:rPr>
        <w:t>是窗长（25ms），</w:t>
      </w:r>
      <w:r w:rsidRPr="00935D54">
        <w:rPr>
          <w:rFonts w:ascii="宋体" w:hAnsi="宋体" w:hint="eastAsia"/>
          <w:color w:val="060607"/>
          <w:spacing w:val="4"/>
          <w:kern w:val="0"/>
          <w:szCs w:val="24"/>
        </w:rPr>
        <w:t>j</w:t>
      </w:r>
      <w:r w:rsidRPr="00935D54">
        <w:rPr>
          <w:rFonts w:ascii="宋体" w:hAnsi="宋体" w:cs="宋体"/>
          <w:color w:val="060607"/>
          <w:spacing w:val="4"/>
          <w:kern w:val="0"/>
          <w:szCs w:val="24"/>
        </w:rPr>
        <w:t>是虚数单位。</w:t>
      </w:r>
    </w:p>
    <w:p w14:paraId="5956AE72" w14:textId="77777777" w:rsidR="00B53220" w:rsidRPr="00935D54" w:rsidRDefault="00B53220">
      <w:pPr>
        <w:spacing w:before="156" w:after="156"/>
        <w:ind w:left="420"/>
        <w:rPr>
          <w:rFonts w:ascii="宋体" w:hAnsi="宋体" w:cs="宋体" w:hint="eastAsia"/>
          <w:b/>
          <w:bCs/>
          <w:szCs w:val="24"/>
        </w:rPr>
      </w:pPr>
    </w:p>
    <w:p w14:paraId="6D6F2BD8" w14:textId="77777777" w:rsidR="00B53220" w:rsidRPr="00935D54" w:rsidRDefault="00000000">
      <w:pPr>
        <w:pStyle w:val="ae"/>
        <w:numPr>
          <w:ilvl w:val="0"/>
          <w:numId w:val="4"/>
        </w:numPr>
        <w:spacing w:before="156" w:after="156"/>
        <w:ind w:firstLineChars="0"/>
        <w:rPr>
          <w:rFonts w:ascii="宋体" w:hAnsi="宋体" w:cs="宋体" w:hint="eastAsia"/>
          <w:b/>
          <w:bCs/>
          <w:szCs w:val="24"/>
        </w:rPr>
      </w:pPr>
      <w:r w:rsidRPr="00935D54">
        <w:rPr>
          <w:rFonts w:ascii="宋体" w:hAnsi="宋体" w:cs="宋体" w:hint="eastAsia"/>
          <w:b/>
          <w:bCs/>
          <w:szCs w:val="24"/>
        </w:rPr>
        <w:t>Mel滤波器组：</w:t>
      </w:r>
    </w:p>
    <w:p w14:paraId="5CF1F4E7" w14:textId="77777777" w:rsidR="00B53220" w:rsidRPr="00935D54" w:rsidRDefault="00000000">
      <w:pPr>
        <w:widowControl/>
        <w:shd w:val="clear" w:color="auto" w:fill="FFFFFF"/>
        <w:spacing w:beforeLines="0" w:before="100" w:beforeAutospacing="1" w:afterLines="0" w:after="100" w:afterAutospacing="1" w:line="360" w:lineRule="atLeast"/>
        <w:ind w:firstLineChars="200" w:firstLine="488"/>
        <w:jc w:val="left"/>
        <w:rPr>
          <w:rFonts w:ascii="宋体" w:hAnsi="宋体" w:cs="宋体" w:hint="eastAsia"/>
          <w:color w:val="060607"/>
          <w:spacing w:val="4"/>
          <w:kern w:val="0"/>
          <w:szCs w:val="24"/>
        </w:rPr>
        <w:pPrChange w:id="133" w:author="清欢" w:date="2024-08-10T21:39:00Z">
          <w:pPr>
            <w:widowControl/>
            <w:shd w:val="clear" w:color="auto" w:fill="FFFFFF"/>
            <w:spacing w:beforeLines="0" w:before="100" w:beforeAutospacing="1" w:afterLines="0" w:after="100" w:afterAutospacing="1" w:line="360" w:lineRule="atLeast"/>
            <w:ind w:left="780"/>
            <w:jc w:val="left"/>
          </w:pPr>
        </w:pPrChange>
      </w:pPr>
      <w:r w:rsidRPr="00935D54">
        <w:rPr>
          <w:rFonts w:ascii="宋体" w:hAnsi="宋体" w:cs="宋体"/>
          <w:color w:val="060607"/>
          <w:spacing w:val="4"/>
          <w:kern w:val="0"/>
          <w:szCs w:val="24"/>
        </w:rPr>
        <w:t>将频谱图映射到Mel滤波器组中，计算Mel声谱</w:t>
      </w:r>
      <w:r w:rsidRPr="00935D54">
        <w:rPr>
          <w:rFonts w:ascii="宋体" w:hAnsi="宋体"/>
          <w:color w:val="060607"/>
          <w:spacing w:val="4"/>
          <w:kern w:val="0"/>
          <w:szCs w:val="24"/>
        </w:rPr>
        <w:t>M</w:t>
      </w:r>
      <w:r w:rsidRPr="00935D54">
        <w:rPr>
          <w:rFonts w:ascii="宋体" w:hAnsi="宋体" w:cs="宋体" w:hint="eastAsia"/>
          <w:color w:val="060607"/>
          <w:spacing w:val="4"/>
          <w:kern w:val="0"/>
          <w:szCs w:val="24"/>
        </w:rPr>
        <w:t>：</w:t>
      </w:r>
    </w:p>
    <w:p w14:paraId="494D3070" w14:textId="77777777" w:rsidR="00B53220" w:rsidRPr="00935D54" w:rsidRDefault="00000000">
      <w:pPr>
        <w:widowControl/>
        <w:shd w:val="clear" w:color="auto" w:fill="FFFFFF"/>
        <w:spacing w:beforeLines="0" w:before="100" w:beforeAutospacing="1" w:afterLines="0" w:after="100" w:afterAutospacing="1" w:line="360" w:lineRule="atLeast"/>
        <w:ind w:left="780"/>
        <w:jc w:val="left"/>
        <w:rPr>
          <w:rFonts w:ascii="宋体" w:hAnsi="宋体" w:cs="宋体" w:hint="eastAsia"/>
          <w:color w:val="060607"/>
          <w:spacing w:val="4"/>
          <w:kern w:val="0"/>
          <w:szCs w:val="24"/>
        </w:rPr>
      </w:pPr>
      <m:oMathPara>
        <m:oMath>
          <m:sSub>
            <m:sSubPr>
              <m:ctrlPr>
                <w:rPr>
                  <w:rFonts w:ascii="Cambria Math" w:hAnsi="Cambria Math" w:cs="宋体"/>
                  <w:i/>
                  <w:color w:val="060607"/>
                  <w:spacing w:val="4"/>
                  <w:kern w:val="0"/>
                  <w:szCs w:val="24"/>
                </w:rPr>
              </m:ctrlPr>
            </m:sSubPr>
            <m:e>
              <m:r>
                <w:rPr>
                  <w:rFonts w:ascii="Cambria Math" w:hAnsi="Cambria Math" w:cs="宋体"/>
                  <w:color w:val="060607"/>
                  <w:spacing w:val="4"/>
                  <w:kern w:val="0"/>
                  <w:szCs w:val="24"/>
                </w:rPr>
                <m:t>M</m:t>
              </m:r>
            </m:e>
            <m:sub>
              <m:r>
                <w:rPr>
                  <w:rFonts w:ascii="Cambria Math" w:hAnsi="Cambria Math" w:cs="宋体"/>
                  <w:color w:val="060607"/>
                  <w:spacing w:val="4"/>
                  <w:kern w:val="0"/>
                  <w:szCs w:val="24"/>
                </w:rPr>
                <m:t>k</m:t>
              </m:r>
            </m:sub>
          </m:sSub>
          <m:r>
            <w:rPr>
              <w:rFonts w:ascii="Cambria Math" w:hAnsi="Cambria Math" w:cs="宋体"/>
              <w:color w:val="060607"/>
              <w:spacing w:val="4"/>
              <w:kern w:val="0"/>
              <w:szCs w:val="24"/>
            </w:rPr>
            <m:t xml:space="preserve">= </m:t>
          </m:r>
          <m:nary>
            <m:naryPr>
              <m:chr m:val="∑"/>
              <m:limLoc m:val="undOvr"/>
              <m:supHide m:val="1"/>
              <m:ctrlPr>
                <w:rPr>
                  <w:rFonts w:ascii="Cambria Math" w:hAnsi="Cambria Math" w:cs="宋体"/>
                  <w:i/>
                  <w:color w:val="060607"/>
                  <w:spacing w:val="4"/>
                  <w:kern w:val="0"/>
                  <w:szCs w:val="24"/>
                </w:rPr>
              </m:ctrlPr>
            </m:naryPr>
            <m:sub>
              <m:r>
                <w:rPr>
                  <w:rFonts w:ascii="Cambria Math" w:hAnsi="Cambria Math" w:cs="宋体"/>
                  <w:color w:val="060607"/>
                  <w:spacing w:val="4"/>
                  <w:kern w:val="0"/>
                  <w:szCs w:val="24"/>
                </w:rPr>
                <m:t>f</m:t>
              </m:r>
            </m:sub>
            <m:sup/>
            <m:e>
              <m:r>
                <w:rPr>
                  <w:rFonts w:ascii="Cambria Math" w:hAnsi="Cambria Math" w:cs="宋体"/>
                  <w:color w:val="060607"/>
                  <w:spacing w:val="4"/>
                  <w:kern w:val="0"/>
                  <w:szCs w:val="24"/>
                </w:rPr>
                <m:t>S(f,t)×</m:t>
              </m:r>
              <m:sSub>
                <m:sSubPr>
                  <m:ctrlPr>
                    <w:rPr>
                      <w:rFonts w:ascii="Cambria Math" w:hAnsi="Cambria Math" w:cs="宋体"/>
                      <w:i/>
                      <w:color w:val="060607"/>
                      <w:spacing w:val="4"/>
                      <w:kern w:val="0"/>
                      <w:szCs w:val="24"/>
                    </w:rPr>
                  </m:ctrlPr>
                </m:sSubPr>
                <m:e>
                  <m:r>
                    <w:rPr>
                      <w:rFonts w:ascii="Cambria Math" w:hAnsi="Cambria Math" w:cs="宋体"/>
                      <w:color w:val="060607"/>
                      <w:spacing w:val="4"/>
                      <w:kern w:val="0"/>
                      <w:szCs w:val="24"/>
                    </w:rPr>
                    <m:t>m</m:t>
                  </m:r>
                </m:e>
                <m:sub>
                  <m:r>
                    <w:rPr>
                      <w:rFonts w:ascii="Cambria Math" w:hAnsi="Cambria Math" w:cs="宋体"/>
                      <w:color w:val="060607"/>
                      <w:spacing w:val="4"/>
                      <w:kern w:val="0"/>
                      <w:szCs w:val="24"/>
                    </w:rPr>
                    <m:t>k</m:t>
                  </m:r>
                </m:sub>
              </m:sSub>
              <m:r>
                <w:rPr>
                  <w:rFonts w:ascii="Cambria Math" w:hAnsi="Cambria Math" w:cs="宋体"/>
                  <w:color w:val="060607"/>
                  <w:spacing w:val="4"/>
                  <w:kern w:val="0"/>
                  <w:szCs w:val="24"/>
                </w:rPr>
                <m:t>(f)</m:t>
              </m:r>
            </m:e>
          </m:nary>
        </m:oMath>
      </m:oMathPara>
    </w:p>
    <w:p w14:paraId="31480F75" w14:textId="77777777" w:rsidR="00B53220" w:rsidRPr="00935D54" w:rsidRDefault="00000000">
      <w:pPr>
        <w:widowControl/>
        <w:shd w:val="clear" w:color="auto" w:fill="FFFFFF"/>
        <w:spacing w:beforeLines="0" w:before="120" w:beforeAutospacing="1" w:afterLines="0" w:after="120" w:afterAutospacing="1" w:line="360" w:lineRule="atLeast"/>
        <w:ind w:firstLineChars="200" w:firstLine="488"/>
        <w:jc w:val="left"/>
        <w:rPr>
          <w:rFonts w:ascii="宋体" w:hAnsi="宋体" w:cs="宋体" w:hint="eastAsia"/>
          <w:color w:val="060607"/>
          <w:spacing w:val="4"/>
          <w:kern w:val="0"/>
          <w:szCs w:val="24"/>
        </w:rPr>
        <w:pPrChange w:id="134" w:author="清欢" w:date="2024-08-10T21:39:00Z">
          <w:pPr>
            <w:widowControl/>
            <w:shd w:val="clear" w:color="auto" w:fill="FFFFFF"/>
            <w:spacing w:beforeLines="0" w:before="120" w:beforeAutospacing="1" w:afterLines="0" w:after="120" w:afterAutospacing="1" w:line="360" w:lineRule="atLeast"/>
            <w:ind w:left="780"/>
            <w:jc w:val="left"/>
          </w:pPr>
        </w:pPrChange>
      </w:pPr>
      <w:r w:rsidRPr="00935D54">
        <w:rPr>
          <w:rFonts w:ascii="宋体" w:hAnsi="宋体" w:cs="宋体"/>
          <w:color w:val="060607"/>
          <w:spacing w:val="4"/>
          <w:kern w:val="0"/>
          <w:szCs w:val="24"/>
        </w:rPr>
        <w:t>其中</w:t>
      </w:r>
      <m:oMath>
        <m:sSub>
          <m:sSubPr>
            <m:ctrlPr>
              <w:rPr>
                <w:rFonts w:ascii="Cambria Math" w:hAnsi="Cambria Math" w:cs="宋体"/>
                <w:i/>
                <w:color w:val="060607"/>
                <w:spacing w:val="4"/>
                <w:kern w:val="0"/>
                <w:szCs w:val="24"/>
              </w:rPr>
            </m:ctrlPr>
          </m:sSubPr>
          <m:e>
            <m:r>
              <w:rPr>
                <w:rFonts w:ascii="Cambria Math" w:hAnsi="Cambria Math" w:cs="宋体"/>
                <w:color w:val="060607"/>
                <w:spacing w:val="4"/>
                <w:kern w:val="0"/>
                <w:szCs w:val="24"/>
              </w:rPr>
              <m:t>m</m:t>
            </m:r>
          </m:e>
          <m:sub>
            <m:r>
              <w:rPr>
                <w:rFonts w:ascii="Cambria Math" w:hAnsi="Cambria Math" w:cs="宋体"/>
                <w:color w:val="060607"/>
                <w:spacing w:val="4"/>
                <w:kern w:val="0"/>
                <w:szCs w:val="24"/>
              </w:rPr>
              <m:t>k</m:t>
            </m:r>
          </m:sub>
        </m:sSub>
        <m:r>
          <w:rPr>
            <w:rFonts w:ascii="Cambria Math" w:hAnsi="Cambria Math" w:cs="宋体"/>
            <w:color w:val="060607"/>
            <w:spacing w:val="4"/>
            <w:kern w:val="0"/>
            <w:szCs w:val="24"/>
          </w:rPr>
          <m:t>(f)</m:t>
        </m:r>
      </m:oMath>
      <w:r w:rsidRPr="00935D54">
        <w:rPr>
          <w:rFonts w:ascii="宋体" w:hAnsi="宋体" w:cs="宋体"/>
          <w:color w:val="060607"/>
          <w:spacing w:val="4"/>
          <w:kern w:val="0"/>
          <w:szCs w:val="24"/>
        </w:rPr>
        <w:t>是第</w:t>
      </w:r>
      <w:r w:rsidRPr="00935D54">
        <w:rPr>
          <w:rFonts w:ascii="宋体" w:hAnsi="宋体"/>
          <w:color w:val="060607"/>
          <w:spacing w:val="4"/>
          <w:kern w:val="0"/>
          <w:szCs w:val="24"/>
        </w:rPr>
        <w:t>k</w:t>
      </w:r>
      <w:proofErr w:type="gramStart"/>
      <w:r w:rsidRPr="00935D54">
        <w:rPr>
          <w:rFonts w:ascii="宋体" w:hAnsi="宋体" w:cs="宋体"/>
          <w:color w:val="060607"/>
          <w:spacing w:val="4"/>
          <w:kern w:val="0"/>
          <w:szCs w:val="24"/>
        </w:rPr>
        <w:t>个</w:t>
      </w:r>
      <w:proofErr w:type="gramEnd"/>
      <w:r w:rsidRPr="00935D54">
        <w:rPr>
          <w:rFonts w:ascii="宋体" w:hAnsi="宋体" w:cs="宋体"/>
          <w:color w:val="060607"/>
          <w:spacing w:val="4"/>
          <w:kern w:val="0"/>
          <w:szCs w:val="24"/>
        </w:rPr>
        <w:t>Mel滤波器的响应。</w:t>
      </w:r>
    </w:p>
    <w:p w14:paraId="3485BC05" w14:textId="77777777" w:rsidR="00B53220" w:rsidRPr="00935D54" w:rsidRDefault="00000000">
      <w:pPr>
        <w:pStyle w:val="ae"/>
        <w:numPr>
          <w:ilvl w:val="0"/>
          <w:numId w:val="4"/>
        </w:numPr>
        <w:spacing w:before="156" w:after="156"/>
        <w:ind w:firstLineChars="0"/>
        <w:rPr>
          <w:rFonts w:ascii="宋体" w:hAnsi="宋体" w:cs="宋体" w:hint="eastAsia"/>
          <w:b/>
          <w:bCs/>
          <w:szCs w:val="24"/>
        </w:rPr>
      </w:pPr>
      <w:r w:rsidRPr="00935D54">
        <w:rPr>
          <w:rFonts w:ascii="宋体" w:hAnsi="宋体" w:cs="宋体" w:hint="eastAsia"/>
          <w:b/>
          <w:bCs/>
          <w:szCs w:val="24"/>
        </w:rPr>
        <w:t>对数Mel声谱：</w:t>
      </w:r>
    </w:p>
    <w:p w14:paraId="098ACE5B" w14:textId="77777777" w:rsidR="00B53220" w:rsidRPr="00935D54" w:rsidRDefault="00000000">
      <w:pPr>
        <w:widowControl/>
        <w:shd w:val="clear" w:color="auto" w:fill="FFFFFF"/>
        <w:spacing w:beforeLines="0" w:before="100" w:beforeAutospacing="1" w:afterLines="0" w:after="100" w:afterAutospacing="1" w:line="360" w:lineRule="atLeast"/>
        <w:ind w:firstLineChars="200" w:firstLine="488"/>
        <w:jc w:val="left"/>
        <w:rPr>
          <w:rFonts w:ascii="宋体" w:hAnsi="宋体" w:hint="eastAsia"/>
          <w:color w:val="060607"/>
          <w:spacing w:val="4"/>
          <w:kern w:val="0"/>
          <w:szCs w:val="24"/>
        </w:rPr>
        <w:pPrChange w:id="135" w:author="清欢" w:date="2024-08-10T21:39:00Z">
          <w:pPr>
            <w:widowControl/>
            <w:shd w:val="clear" w:color="auto" w:fill="FFFFFF"/>
            <w:spacing w:beforeLines="0" w:before="100" w:beforeAutospacing="1" w:afterLines="0" w:after="100" w:afterAutospacing="1" w:line="360" w:lineRule="atLeast"/>
            <w:ind w:left="780"/>
            <w:jc w:val="left"/>
          </w:pPr>
        </w:pPrChange>
      </w:pPr>
      <w:r w:rsidRPr="00935D54">
        <w:rPr>
          <w:rFonts w:ascii="宋体" w:hAnsi="宋体" w:cs="宋体"/>
          <w:color w:val="060607"/>
          <w:spacing w:val="4"/>
          <w:kern w:val="0"/>
          <w:szCs w:val="24"/>
        </w:rPr>
        <w:t>计算对数Mel声谱以增加数值稳定性并强调低频变化：</w:t>
      </w:r>
    </w:p>
    <w:p w14:paraId="2D1B37ED" w14:textId="77777777" w:rsidR="00B53220" w:rsidRPr="00935D54" w:rsidRDefault="00000000">
      <w:pPr>
        <w:widowControl/>
        <w:shd w:val="clear" w:color="auto" w:fill="FFFFFF"/>
        <w:spacing w:beforeLines="0" w:before="100" w:beforeAutospacing="1" w:afterLines="0" w:after="100" w:afterAutospacing="1" w:line="360" w:lineRule="atLeast"/>
        <w:ind w:left="780"/>
        <w:jc w:val="left"/>
        <w:rPr>
          <w:rFonts w:ascii="宋体" w:hAnsi="宋体" w:cs="宋体" w:hint="eastAsia"/>
          <w:color w:val="060607"/>
          <w:spacing w:val="4"/>
          <w:kern w:val="0"/>
          <w:szCs w:val="24"/>
        </w:rPr>
      </w:pPr>
      <m:oMathPara>
        <m:oMath>
          <m:sSub>
            <m:sSubPr>
              <m:ctrlPr>
                <w:rPr>
                  <w:rFonts w:ascii="Cambria Math" w:hAnsi="Cambria Math" w:cs="宋体"/>
                  <w:i/>
                  <w:color w:val="060607"/>
                  <w:spacing w:val="4"/>
                  <w:kern w:val="0"/>
                  <w:szCs w:val="24"/>
                </w:rPr>
              </m:ctrlPr>
            </m:sSubPr>
            <m:e>
              <m:r>
                <w:rPr>
                  <w:rFonts w:ascii="Cambria Math" w:hAnsi="Cambria Math" w:cs="宋体"/>
                  <w:color w:val="060607"/>
                  <w:spacing w:val="4"/>
                  <w:kern w:val="0"/>
                  <w:szCs w:val="24"/>
                </w:rPr>
                <m:t>H</m:t>
              </m:r>
            </m:e>
            <m:sub>
              <m:r>
                <w:rPr>
                  <w:rFonts w:ascii="Cambria Math" w:hAnsi="Cambria Math" w:cs="宋体" w:hint="eastAsia"/>
                  <w:color w:val="060607"/>
                  <w:spacing w:val="4"/>
                  <w:kern w:val="0"/>
                  <w:szCs w:val="24"/>
                </w:rPr>
                <m:t>k</m:t>
              </m:r>
            </m:sub>
          </m:sSub>
          <m:d>
            <m:dPr>
              <m:ctrlPr>
                <w:rPr>
                  <w:rFonts w:ascii="Cambria Math" w:hAnsi="Cambria Math" w:cs="宋体"/>
                  <w:i/>
                  <w:color w:val="060607"/>
                  <w:spacing w:val="4"/>
                  <w:kern w:val="0"/>
                  <w:szCs w:val="24"/>
                </w:rPr>
              </m:ctrlPr>
            </m:dPr>
            <m:e>
              <m:r>
                <w:rPr>
                  <w:rFonts w:ascii="Cambria Math" w:hAnsi="Cambria Math" w:cs="宋体"/>
                  <w:color w:val="060607"/>
                  <w:spacing w:val="4"/>
                  <w:kern w:val="0"/>
                  <w:szCs w:val="24"/>
                </w:rPr>
                <m:t>t</m:t>
              </m:r>
            </m:e>
          </m:d>
          <m:r>
            <w:rPr>
              <w:rFonts w:ascii="Cambria Math" w:hAnsi="Cambria Math" w:cs="宋体"/>
              <w:color w:val="060607"/>
              <w:spacing w:val="4"/>
              <w:kern w:val="0"/>
              <w:szCs w:val="24"/>
            </w:rPr>
            <m:t xml:space="preserve">= </m:t>
          </m:r>
          <m:func>
            <m:funcPr>
              <m:ctrlPr>
                <w:rPr>
                  <w:rFonts w:ascii="Cambria Math" w:hAnsi="Cambria Math" w:cs="宋体"/>
                  <w:i/>
                  <w:color w:val="060607"/>
                  <w:spacing w:val="4"/>
                  <w:kern w:val="0"/>
                  <w:szCs w:val="24"/>
                </w:rPr>
              </m:ctrlPr>
            </m:funcPr>
            <m:fName>
              <m:r>
                <m:rPr>
                  <m:sty m:val="p"/>
                </m:rPr>
                <w:rPr>
                  <w:rFonts w:ascii="Cambria Math" w:hAnsi="Cambria Math" w:cs="宋体"/>
                  <w:color w:val="060607"/>
                  <w:spacing w:val="4"/>
                  <w:kern w:val="0"/>
                  <w:szCs w:val="24"/>
                </w:rPr>
                <m:t>log</m:t>
              </m:r>
            </m:fName>
            <m:e>
              <m:r>
                <w:rPr>
                  <w:rFonts w:ascii="Cambria Math" w:hAnsi="Cambria Math" w:cs="宋体"/>
                  <w:color w:val="060607"/>
                  <w:spacing w:val="4"/>
                  <w:kern w:val="0"/>
                  <w:szCs w:val="24"/>
                </w:rPr>
                <m:t>(</m:t>
              </m:r>
              <m:sSub>
                <m:sSubPr>
                  <m:ctrlPr>
                    <w:rPr>
                      <w:rFonts w:ascii="Cambria Math" w:hAnsi="Cambria Math" w:cs="宋体"/>
                      <w:i/>
                      <w:color w:val="060607"/>
                      <w:spacing w:val="4"/>
                      <w:kern w:val="0"/>
                      <w:szCs w:val="24"/>
                    </w:rPr>
                  </m:ctrlPr>
                </m:sSubPr>
                <m:e>
                  <m:r>
                    <w:rPr>
                      <w:rFonts w:ascii="Cambria Math" w:hAnsi="Cambria Math" w:cs="宋体"/>
                      <w:color w:val="060607"/>
                      <w:spacing w:val="4"/>
                      <w:kern w:val="0"/>
                      <w:szCs w:val="24"/>
                    </w:rPr>
                    <m:t>M</m:t>
                  </m:r>
                </m:e>
                <m:sub>
                  <m:r>
                    <w:rPr>
                      <w:rFonts w:ascii="Cambria Math" w:hAnsi="Cambria Math" w:cs="宋体"/>
                      <w:color w:val="060607"/>
                      <w:spacing w:val="4"/>
                      <w:kern w:val="0"/>
                      <w:szCs w:val="24"/>
                    </w:rPr>
                    <m:t>k</m:t>
                  </m:r>
                </m:sub>
              </m:sSub>
              <m:d>
                <m:dPr>
                  <m:ctrlPr>
                    <w:rPr>
                      <w:rFonts w:ascii="Cambria Math" w:hAnsi="Cambria Math" w:cs="宋体"/>
                      <w:i/>
                      <w:color w:val="060607"/>
                      <w:spacing w:val="4"/>
                      <w:kern w:val="0"/>
                      <w:szCs w:val="24"/>
                    </w:rPr>
                  </m:ctrlPr>
                </m:dPr>
                <m:e>
                  <m:r>
                    <w:rPr>
                      <w:rFonts w:ascii="Cambria Math" w:hAnsi="Cambria Math" w:cs="宋体"/>
                      <w:color w:val="060607"/>
                      <w:spacing w:val="4"/>
                      <w:kern w:val="0"/>
                      <w:szCs w:val="24"/>
                    </w:rPr>
                    <m:t>t</m:t>
                  </m:r>
                </m:e>
              </m:d>
              <m:r>
                <w:rPr>
                  <w:rFonts w:ascii="Cambria Math" w:hAnsi="Cambria Math" w:cs="宋体"/>
                  <w:color w:val="060607"/>
                  <w:spacing w:val="4"/>
                  <w:kern w:val="0"/>
                  <w:szCs w:val="24"/>
                </w:rPr>
                <m:t>+0.01)</m:t>
              </m:r>
            </m:e>
          </m:func>
        </m:oMath>
      </m:oMathPara>
    </w:p>
    <w:p w14:paraId="083D41CA" w14:textId="77777777" w:rsidR="00B53220" w:rsidRPr="00935D54" w:rsidRDefault="00000000">
      <w:pPr>
        <w:widowControl/>
        <w:shd w:val="clear" w:color="auto" w:fill="FFFFFF"/>
        <w:spacing w:beforeLines="0" w:before="120" w:beforeAutospacing="1" w:afterLines="0" w:after="120" w:afterAutospacing="1" w:line="360" w:lineRule="atLeast"/>
        <w:ind w:firstLineChars="200" w:firstLine="488"/>
        <w:jc w:val="left"/>
        <w:rPr>
          <w:rFonts w:ascii="宋体" w:hAnsi="宋体" w:cs="宋体" w:hint="eastAsia"/>
          <w:color w:val="060607"/>
          <w:spacing w:val="4"/>
          <w:kern w:val="0"/>
          <w:szCs w:val="24"/>
        </w:rPr>
        <w:pPrChange w:id="136" w:author="清欢" w:date="2024-08-10T21:39:00Z">
          <w:pPr>
            <w:widowControl/>
            <w:shd w:val="clear" w:color="auto" w:fill="FFFFFF"/>
            <w:spacing w:beforeLines="0" w:before="120" w:beforeAutospacing="1" w:afterLines="0" w:after="120" w:afterAutospacing="1" w:line="360" w:lineRule="atLeast"/>
            <w:ind w:left="780"/>
            <w:jc w:val="left"/>
          </w:pPr>
        </w:pPrChange>
      </w:pPr>
      <w:r w:rsidRPr="00935D54">
        <w:rPr>
          <w:rFonts w:ascii="宋体" w:hAnsi="宋体" w:cs="宋体" w:hint="eastAsia"/>
          <w:color w:val="060607"/>
          <w:spacing w:val="4"/>
          <w:kern w:val="0"/>
          <w:szCs w:val="24"/>
        </w:rPr>
        <w:t>其中该式子</w:t>
      </w:r>
      <w:r w:rsidRPr="00935D54">
        <w:rPr>
          <w:rFonts w:ascii="宋体" w:hAnsi="宋体" w:cs="宋体"/>
          <w:color w:val="060607"/>
          <w:spacing w:val="4"/>
          <w:kern w:val="0"/>
          <w:szCs w:val="24"/>
        </w:rPr>
        <w:t>所加的0.01偏置避免了对数运算中的数学错误。</w:t>
      </w:r>
    </w:p>
    <w:p w14:paraId="311188D3" w14:textId="77777777" w:rsidR="00B53220" w:rsidRPr="00935D54" w:rsidRDefault="00000000">
      <w:pPr>
        <w:pStyle w:val="ae"/>
        <w:numPr>
          <w:ilvl w:val="0"/>
          <w:numId w:val="4"/>
        </w:numPr>
        <w:spacing w:before="156" w:after="156"/>
        <w:ind w:firstLineChars="0"/>
        <w:rPr>
          <w:rFonts w:ascii="宋体" w:hAnsi="宋体" w:cs="宋体" w:hint="eastAsia"/>
          <w:szCs w:val="24"/>
        </w:rPr>
      </w:pPr>
      <w:proofErr w:type="gramStart"/>
      <w:r w:rsidRPr="00935D54">
        <w:rPr>
          <w:rFonts w:ascii="宋体" w:hAnsi="宋体" w:cs="宋体" w:hint="eastAsia"/>
          <w:szCs w:val="24"/>
        </w:rPr>
        <w:t>帧</w:t>
      </w:r>
      <w:proofErr w:type="gramEnd"/>
      <w:r w:rsidRPr="00935D54">
        <w:rPr>
          <w:rFonts w:ascii="宋体" w:hAnsi="宋体" w:cs="宋体" w:hint="eastAsia"/>
          <w:szCs w:val="24"/>
        </w:rPr>
        <w:t>组织：</w:t>
      </w:r>
    </w:p>
    <w:p w14:paraId="08BAC11A" w14:textId="77777777" w:rsidR="00B53220" w:rsidRPr="00935D54" w:rsidRDefault="00000000">
      <w:pPr>
        <w:widowControl/>
        <w:shd w:val="clear" w:color="auto" w:fill="FFFFFF"/>
        <w:spacing w:beforeLines="0" w:before="100" w:beforeAutospacing="1" w:afterLines="0" w:after="100" w:afterAutospacing="1" w:line="360" w:lineRule="atLeast"/>
        <w:ind w:firstLineChars="200" w:firstLine="488"/>
        <w:jc w:val="left"/>
        <w:rPr>
          <w:rFonts w:ascii="宋体" w:hAnsi="宋体" w:cs="宋体" w:hint="eastAsia"/>
          <w:color w:val="060607"/>
          <w:spacing w:val="4"/>
          <w:kern w:val="0"/>
          <w:szCs w:val="24"/>
        </w:rPr>
        <w:pPrChange w:id="137" w:author="清欢" w:date="2024-08-10T21:38:00Z">
          <w:pPr>
            <w:widowControl/>
            <w:shd w:val="clear" w:color="auto" w:fill="FFFFFF"/>
            <w:spacing w:beforeLines="0" w:before="100" w:beforeAutospacing="1" w:afterLines="0" w:after="100" w:afterAutospacing="1" w:line="360" w:lineRule="atLeast"/>
            <w:ind w:left="780"/>
            <w:jc w:val="left"/>
          </w:pPr>
        </w:pPrChange>
      </w:pPr>
      <w:r w:rsidRPr="00935D54">
        <w:rPr>
          <w:rFonts w:ascii="宋体" w:hAnsi="宋体" w:cs="宋体"/>
          <w:color w:val="060607"/>
          <w:spacing w:val="4"/>
          <w:kern w:val="0"/>
          <w:szCs w:val="24"/>
        </w:rPr>
        <w:t>将Mel声谱特征以0.96秒的时长组织成帧，无重叠。每帧包含64个Mel频带，形成特征矩阵</w:t>
      </w:r>
      <w:r w:rsidRPr="00935D54">
        <w:rPr>
          <w:rFonts w:ascii="宋体" w:hAnsi="宋体"/>
          <w:color w:val="060607"/>
          <w:spacing w:val="4"/>
          <w:kern w:val="0"/>
          <w:szCs w:val="24"/>
        </w:rPr>
        <w:t>H</w:t>
      </w:r>
      <w:r w:rsidRPr="00935D54">
        <w:rPr>
          <w:rFonts w:ascii="宋体" w:hAnsi="宋体" w:cs="宋体"/>
          <w:color w:val="060607"/>
          <w:spacing w:val="4"/>
          <w:kern w:val="0"/>
          <w:szCs w:val="24"/>
        </w:rPr>
        <w:t>：</w:t>
      </w:r>
      <w:r w:rsidRPr="00935D54">
        <w:rPr>
          <w:rFonts w:ascii="宋体" w:hAnsi="宋体"/>
          <w:color w:val="060607"/>
          <w:spacing w:val="4"/>
          <w:kern w:val="0"/>
          <w:szCs w:val="24"/>
        </w:rPr>
        <w:br/>
      </w:r>
      <m:oMathPara>
        <m:oMath>
          <m:r>
            <w:rPr>
              <w:rFonts w:ascii="Cambria Math" w:hAnsi="Cambria Math" w:cs="宋体"/>
              <w:color w:val="060607"/>
              <w:spacing w:val="4"/>
              <w:kern w:val="0"/>
              <w:szCs w:val="24"/>
            </w:rPr>
            <m:t>H∈</m:t>
          </m:r>
          <m:sSup>
            <m:sSupPr>
              <m:ctrlPr>
                <w:rPr>
                  <w:rFonts w:ascii="Cambria Math" w:hAnsi="Cambria Math" w:cs="宋体"/>
                  <w:i/>
                  <w:color w:val="060607"/>
                  <w:spacing w:val="4"/>
                  <w:kern w:val="0"/>
                  <w:szCs w:val="24"/>
                </w:rPr>
              </m:ctrlPr>
            </m:sSupPr>
            <m:e>
              <m:r>
                <w:rPr>
                  <w:rFonts w:ascii="Cambria Math" w:hAnsi="Cambria Math" w:cs="宋体"/>
                  <w:color w:val="060607"/>
                  <w:spacing w:val="4"/>
                  <w:kern w:val="0"/>
                  <w:szCs w:val="24"/>
                </w:rPr>
                <m:t>R</m:t>
              </m:r>
            </m:e>
            <m:sup>
              <m:r>
                <w:rPr>
                  <w:rFonts w:ascii="Cambria Math" w:hAnsi="Cambria Math" w:cs="宋体"/>
                  <w:color w:val="060607"/>
                  <w:spacing w:val="4"/>
                  <w:kern w:val="0"/>
                  <w:szCs w:val="24"/>
                </w:rPr>
                <m:t>64×</m:t>
              </m:r>
              <m:r>
                <w:rPr>
                  <w:rFonts w:ascii="Cambria Math" w:hAnsi="Cambria Math" w:cs="宋体" w:hint="eastAsia"/>
                  <w:color w:val="060607"/>
                  <w:spacing w:val="4"/>
                  <w:kern w:val="0"/>
                  <w:szCs w:val="24"/>
                </w:rPr>
                <m:t>nums</m:t>
              </m:r>
              <m:r>
                <w:rPr>
                  <w:rFonts w:ascii="Cambria Math" w:hAnsi="Cambria Math" w:cs="宋体"/>
                  <w:color w:val="060607"/>
                  <w:spacing w:val="4"/>
                  <w:kern w:val="0"/>
                  <w:szCs w:val="24"/>
                </w:rPr>
                <m:t>_frames</m:t>
              </m:r>
            </m:sup>
          </m:sSup>
        </m:oMath>
      </m:oMathPara>
    </w:p>
    <w:p w14:paraId="7F8EA9A1" w14:textId="77777777" w:rsidR="00B53220" w:rsidRPr="00935D54" w:rsidRDefault="00000000">
      <w:pPr>
        <w:widowControl/>
        <w:shd w:val="clear" w:color="auto" w:fill="FFFFFF"/>
        <w:spacing w:beforeLines="0" w:before="120" w:beforeAutospacing="1" w:afterLines="0" w:after="120" w:afterAutospacing="1" w:line="360" w:lineRule="atLeast"/>
        <w:ind w:firstLineChars="200" w:firstLine="488"/>
        <w:jc w:val="left"/>
        <w:rPr>
          <w:rFonts w:ascii="宋体" w:hAnsi="宋体" w:cs="宋体" w:hint="eastAsia"/>
          <w:color w:val="060607"/>
          <w:spacing w:val="4"/>
          <w:kern w:val="0"/>
          <w:szCs w:val="24"/>
        </w:rPr>
        <w:pPrChange w:id="138" w:author="清欢" w:date="2024-08-10T21:38:00Z">
          <w:pPr>
            <w:widowControl/>
            <w:shd w:val="clear" w:color="auto" w:fill="FFFFFF"/>
            <w:spacing w:beforeLines="0" w:before="120" w:beforeAutospacing="1" w:afterLines="0" w:after="120" w:afterAutospacing="1" w:line="360" w:lineRule="atLeast"/>
            <w:ind w:left="780"/>
            <w:jc w:val="left"/>
          </w:pPr>
        </w:pPrChange>
      </w:pPr>
      <w:r w:rsidRPr="00935D54">
        <w:rPr>
          <w:rFonts w:ascii="宋体" w:hAnsi="宋体" w:cs="宋体"/>
          <w:color w:val="060607"/>
          <w:spacing w:val="4"/>
          <w:kern w:val="0"/>
          <w:szCs w:val="24"/>
        </w:rPr>
        <w:t>其中 </w:t>
      </w:r>
      <m:oMath>
        <m:r>
          <w:rPr>
            <w:rFonts w:ascii="Cambria Math" w:hAnsi="Cambria Math" w:cs="宋体" w:hint="eastAsia"/>
            <w:color w:val="060607"/>
            <w:spacing w:val="4"/>
            <w:kern w:val="0"/>
            <w:szCs w:val="24"/>
          </w:rPr>
          <m:t>nums</m:t>
        </m:r>
        <m:r>
          <w:rPr>
            <w:rFonts w:ascii="Cambria Math" w:hAnsi="Cambria Math" w:cs="宋体"/>
            <w:color w:val="060607"/>
            <w:spacing w:val="4"/>
            <w:kern w:val="0"/>
            <w:szCs w:val="24"/>
          </w:rPr>
          <m:t>_frames</m:t>
        </m:r>
      </m:oMath>
      <w:proofErr w:type="gramStart"/>
      <w:r w:rsidRPr="00935D54">
        <w:rPr>
          <w:rFonts w:ascii="宋体" w:hAnsi="宋体" w:cs="宋体"/>
          <w:color w:val="060607"/>
          <w:spacing w:val="4"/>
          <w:kern w:val="0"/>
          <w:szCs w:val="24"/>
        </w:rPr>
        <w:t>是帧的</w:t>
      </w:r>
      <w:proofErr w:type="gramEnd"/>
      <w:r w:rsidRPr="00935D54">
        <w:rPr>
          <w:rFonts w:ascii="宋体" w:hAnsi="宋体" w:cs="宋体"/>
          <w:color w:val="060607"/>
          <w:spacing w:val="4"/>
          <w:kern w:val="0"/>
          <w:szCs w:val="24"/>
        </w:rPr>
        <w:t>数量，等于音频</w:t>
      </w:r>
      <w:proofErr w:type="gramStart"/>
      <w:r w:rsidRPr="00935D54">
        <w:rPr>
          <w:rFonts w:ascii="宋体" w:hAnsi="宋体" w:cs="宋体"/>
          <w:color w:val="060607"/>
          <w:spacing w:val="4"/>
          <w:kern w:val="0"/>
          <w:szCs w:val="24"/>
        </w:rPr>
        <w:t>时长除以</w:t>
      </w:r>
      <w:proofErr w:type="gramEnd"/>
      <w:r w:rsidRPr="00935D54">
        <w:rPr>
          <w:rFonts w:ascii="宋体" w:hAnsi="宋体" w:cs="宋体"/>
          <w:color w:val="060607"/>
          <w:spacing w:val="4"/>
          <w:kern w:val="0"/>
          <w:szCs w:val="24"/>
        </w:rPr>
        <w:t>0.96秒。</w:t>
      </w:r>
    </w:p>
    <w:p w14:paraId="1F0E859E" w14:textId="77777777" w:rsidR="00B53220" w:rsidRPr="00935D54" w:rsidRDefault="00000000">
      <w:pPr>
        <w:spacing w:before="156" w:after="156"/>
        <w:ind w:firstLine="420"/>
        <w:rPr>
          <w:rFonts w:ascii="宋体" w:hAnsi="宋体" w:cs="宋体" w:hint="eastAsia"/>
          <w:szCs w:val="24"/>
        </w:rPr>
      </w:pPr>
      <w:proofErr w:type="spellStart"/>
      <w:r w:rsidRPr="00935D54">
        <w:rPr>
          <w:rFonts w:ascii="宋体" w:hAnsi="宋体" w:cs="宋体" w:hint="eastAsia"/>
          <w:szCs w:val="24"/>
        </w:rPr>
        <w:t>VGGish</w:t>
      </w:r>
      <w:proofErr w:type="spellEnd"/>
      <w:r w:rsidRPr="00935D54">
        <w:rPr>
          <w:rFonts w:ascii="宋体" w:hAnsi="宋体" w:cs="宋体" w:hint="eastAsia"/>
          <w:szCs w:val="24"/>
        </w:rPr>
        <w:t>模型输出数据格式为[</w:t>
      </w:r>
      <w:proofErr w:type="spellStart"/>
      <w:r w:rsidRPr="00935D54">
        <w:rPr>
          <w:rFonts w:ascii="宋体" w:hAnsi="宋体" w:cs="宋体" w:hint="eastAsia"/>
          <w:szCs w:val="24"/>
        </w:rPr>
        <w:t>nums</w:t>
      </w:r>
      <w:proofErr w:type="spellEnd"/>
      <w:r w:rsidRPr="00935D54">
        <w:rPr>
          <w:rFonts w:ascii="宋体" w:hAnsi="宋体" w:cs="宋体" w:hint="eastAsia"/>
          <w:szCs w:val="24"/>
        </w:rPr>
        <w:t xml:space="preserve"> frames</w:t>
      </w:r>
      <w:ins w:id="139" w:author="清欢" w:date="2024-08-10T21:38:00Z">
        <w:r w:rsidRPr="00935D54">
          <w:rPr>
            <w:rFonts w:ascii="宋体" w:hAnsi="宋体" w:cs="宋体" w:hint="eastAsia"/>
            <w:szCs w:val="24"/>
          </w:rPr>
          <w:t>，</w:t>
        </w:r>
      </w:ins>
      <w:del w:id="140" w:author="清欢" w:date="2024-08-10T21:38:00Z">
        <w:r w:rsidRPr="00935D54">
          <w:rPr>
            <w:rFonts w:ascii="宋体" w:hAnsi="宋体" w:cs="宋体" w:hint="eastAsia"/>
            <w:szCs w:val="24"/>
          </w:rPr>
          <w:delText xml:space="preserve">， </w:delText>
        </w:r>
      </w:del>
      <w:r w:rsidRPr="00935D54">
        <w:rPr>
          <w:rFonts w:ascii="宋体" w:hAnsi="宋体" w:cs="宋体" w:hint="eastAsia"/>
          <w:szCs w:val="24"/>
        </w:rPr>
        <w:t>128]，</w:t>
      </w:r>
      <w:ins w:id="141" w:author="清欢" w:date="2024-08-10T21:38:00Z">
        <w:r w:rsidRPr="00935D54">
          <w:rPr>
            <w:rFonts w:ascii="宋体" w:hAnsi="宋体" w:cs="宋体" w:hint="eastAsia"/>
            <w:szCs w:val="24"/>
          </w:rPr>
          <w:t>如图2-11所示，</w:t>
        </w:r>
      </w:ins>
      <w:r w:rsidRPr="00935D54">
        <w:rPr>
          <w:rFonts w:ascii="宋体" w:hAnsi="宋体" w:cs="宋体" w:hint="eastAsia"/>
          <w:szCs w:val="24"/>
        </w:rPr>
        <w:t>其中</w:t>
      </w:r>
      <w:proofErr w:type="spellStart"/>
      <w:r w:rsidRPr="00935D54">
        <w:rPr>
          <w:rFonts w:ascii="宋体" w:hAnsi="宋体" w:cs="宋体" w:hint="eastAsia"/>
          <w:szCs w:val="24"/>
        </w:rPr>
        <w:lastRenderedPageBreak/>
        <w:t>nums_frames</w:t>
      </w:r>
      <w:proofErr w:type="spellEnd"/>
      <w:proofErr w:type="gramStart"/>
      <w:r w:rsidRPr="00935D54">
        <w:rPr>
          <w:rFonts w:ascii="宋体" w:hAnsi="宋体" w:cs="宋体" w:hint="eastAsia"/>
          <w:szCs w:val="24"/>
        </w:rPr>
        <w:t>为帧长</w:t>
      </w:r>
      <w:proofErr w:type="gramEnd"/>
      <w:r w:rsidRPr="00935D54">
        <w:rPr>
          <w:rFonts w:ascii="宋体" w:hAnsi="宋体" w:cs="宋体" w:hint="eastAsia"/>
          <w:szCs w:val="24"/>
        </w:rPr>
        <w:t>，</w:t>
      </w:r>
      <w:proofErr w:type="spellStart"/>
      <w:r w:rsidRPr="00935D54">
        <w:rPr>
          <w:rFonts w:ascii="宋体" w:hAnsi="宋体" w:cs="宋体" w:hint="eastAsia"/>
          <w:szCs w:val="24"/>
        </w:rPr>
        <w:t>nums_frames</w:t>
      </w:r>
      <w:proofErr w:type="spellEnd"/>
      <w:r w:rsidRPr="00935D54">
        <w:rPr>
          <w:rFonts w:ascii="宋体" w:hAnsi="宋体" w:cs="宋体" w:hint="eastAsia"/>
          <w:szCs w:val="24"/>
        </w:rPr>
        <w:t>=音频时长/0.96。</w:t>
      </w:r>
    </w:p>
    <w:p w14:paraId="0B28C941" w14:textId="67E6EE78" w:rsidR="00B53220" w:rsidRDefault="00935D54" w:rsidP="00935D54">
      <w:pPr>
        <w:spacing w:before="156" w:after="156"/>
        <w:jc w:val="center"/>
        <w:rPr>
          <w:rFonts w:ascii="宋体" w:hAnsi="宋体" w:hint="eastAsia"/>
          <w:szCs w:val="21"/>
        </w:rPr>
      </w:pPr>
      <w:r w:rsidRPr="0080001B">
        <w:rPr>
          <w:rFonts w:ascii="宋体" w:hAnsi="宋体"/>
          <w:noProof/>
          <w:szCs w:val="21"/>
        </w:rPr>
        <w:drawing>
          <wp:inline distT="0" distB="0" distL="0" distR="0" wp14:anchorId="21575793" wp14:editId="14217FAF">
            <wp:extent cx="4418719" cy="980204"/>
            <wp:effectExtent l="0" t="0" r="1270" b="0"/>
            <wp:docPr id="7599253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54798" cy="1010390"/>
                    </a:xfrm>
                    <a:prstGeom prst="rect">
                      <a:avLst/>
                    </a:prstGeom>
                    <a:noFill/>
                    <a:ln>
                      <a:noFill/>
                    </a:ln>
                  </pic:spPr>
                </pic:pic>
              </a:graphicData>
            </a:graphic>
          </wp:inline>
        </w:drawing>
      </w:r>
    </w:p>
    <w:p w14:paraId="36BD87B3" w14:textId="1BBBA735" w:rsidR="00B53220" w:rsidRPr="00A2393E" w:rsidRDefault="00000000">
      <w:pPr>
        <w:spacing w:before="156" w:after="156"/>
        <w:jc w:val="center"/>
        <w:rPr>
          <w:rFonts w:hint="eastAsia"/>
          <w:sz w:val="21"/>
          <w:szCs w:val="21"/>
        </w:rPr>
      </w:pPr>
      <w:r w:rsidRPr="00A2393E">
        <w:rPr>
          <w:rFonts w:hint="eastAsia"/>
          <w:sz w:val="21"/>
          <w:szCs w:val="21"/>
        </w:rPr>
        <w:t>图</w:t>
      </w:r>
      <w:r w:rsidRPr="00A2393E">
        <w:rPr>
          <w:sz w:val="21"/>
          <w:szCs w:val="21"/>
        </w:rPr>
        <w:t>2-</w:t>
      </w:r>
      <w:del w:id="142" w:author="清欢" w:date="2024-08-10T21:37:00Z">
        <w:r w:rsidRPr="00A2393E">
          <w:rPr>
            <w:sz w:val="21"/>
            <w:szCs w:val="21"/>
          </w:rPr>
          <w:delText>3</w:delText>
        </w:r>
      </w:del>
      <w:ins w:id="143" w:author="清欢" w:date="2024-08-10T21:37:00Z">
        <w:r w:rsidRPr="00A2393E">
          <w:rPr>
            <w:sz w:val="21"/>
            <w:szCs w:val="21"/>
          </w:rPr>
          <w:t>11</w:t>
        </w:r>
      </w:ins>
      <w:r w:rsidRPr="00A2393E">
        <w:rPr>
          <w:sz w:val="21"/>
          <w:szCs w:val="21"/>
        </w:rPr>
        <w:t xml:space="preserve"> </w:t>
      </w:r>
      <w:r w:rsidRPr="00A2393E">
        <w:rPr>
          <w:rFonts w:hint="eastAsia"/>
          <w:sz w:val="21"/>
          <w:szCs w:val="21"/>
        </w:rPr>
        <w:t>音频处理结构图</w:t>
      </w:r>
    </w:p>
    <w:p w14:paraId="200BA3A3" w14:textId="77777777" w:rsidR="00B53220" w:rsidRDefault="00000000">
      <w:pPr>
        <w:pStyle w:val="3"/>
        <w:spacing w:before="156" w:after="156"/>
        <w:rPr>
          <w:rFonts w:hint="eastAsia"/>
        </w:rPr>
      </w:pPr>
      <w:bookmarkStart w:id="144" w:name="_Toc174289680"/>
      <w:r>
        <w:rPr>
          <w:rFonts w:hint="eastAsia"/>
        </w:rPr>
        <w:t xml:space="preserve">2.3.4 </w:t>
      </w:r>
      <w:r>
        <w:rPr>
          <w:rFonts w:hint="eastAsia"/>
        </w:rPr>
        <w:t>关键</w:t>
      </w:r>
      <w:proofErr w:type="gramStart"/>
      <w:r>
        <w:rPr>
          <w:rFonts w:hint="eastAsia"/>
        </w:rPr>
        <w:t>帧</w:t>
      </w:r>
      <w:proofErr w:type="gramEnd"/>
      <w:r>
        <w:rPr>
          <w:rFonts w:hint="eastAsia"/>
        </w:rPr>
        <w:t>检测——</w:t>
      </w:r>
      <w:r>
        <w:rPr>
          <w:rFonts w:hint="eastAsia"/>
        </w:rPr>
        <w:t>VGG19</w:t>
      </w:r>
      <w:r>
        <w:rPr>
          <w:rFonts w:hint="eastAsia"/>
        </w:rPr>
        <w:t>模型</w:t>
      </w:r>
      <w:bookmarkEnd w:id="144"/>
      <w:r>
        <w:rPr>
          <w:rFonts w:hint="eastAsia"/>
        </w:rPr>
        <w:tab/>
      </w:r>
    </w:p>
    <w:p w14:paraId="7991743C" w14:textId="77777777" w:rsidR="00B53220" w:rsidRDefault="00000000">
      <w:pPr>
        <w:spacing w:before="156" w:after="156"/>
        <w:ind w:firstLine="420"/>
        <w:rPr>
          <w:rFonts w:ascii="宋体" w:hAnsi="宋体" w:cs="宋体" w:hint="eastAsia"/>
        </w:rPr>
      </w:pPr>
      <w:proofErr w:type="gramStart"/>
      <w:r>
        <w:rPr>
          <w:rFonts w:ascii="宋体" w:hAnsi="宋体" w:cs="宋体" w:hint="eastAsia"/>
        </w:rPr>
        <w:t>本文在帧和</w:t>
      </w:r>
      <w:proofErr w:type="gramEnd"/>
      <w:r>
        <w:rPr>
          <w:rFonts w:ascii="宋体" w:hAnsi="宋体" w:cs="宋体" w:hint="eastAsia"/>
        </w:rPr>
        <w:t>片段级别表示视频，以获得用于检测的时空和多粒度信息。取图1(a)为例如，篡改区域和未篡改区域具有不一致的压缩率(</w:t>
      </w:r>
      <w:proofErr w:type="gramStart"/>
      <w:r>
        <w:rPr>
          <w:rFonts w:ascii="宋体" w:hAnsi="宋体" w:cs="宋体" w:hint="eastAsia"/>
        </w:rPr>
        <w:t>帧级</w:t>
      </w:r>
      <w:proofErr w:type="gramEnd"/>
      <w:r>
        <w:rPr>
          <w:rFonts w:ascii="宋体" w:hAnsi="宋体" w:cs="宋体" w:hint="eastAsia"/>
        </w:rPr>
        <w:t>) 和运动轨迹(</w:t>
      </w:r>
      <w:proofErr w:type="gramStart"/>
      <w:r>
        <w:rPr>
          <w:rFonts w:ascii="宋体" w:hAnsi="宋体" w:cs="宋体" w:hint="eastAsia"/>
        </w:rPr>
        <w:t>片段级</w:t>
      </w:r>
      <w:proofErr w:type="gramEnd"/>
      <w:r>
        <w:rPr>
          <w:rFonts w:ascii="宋体" w:hAnsi="宋体" w:cs="宋体" w:hint="eastAsia"/>
        </w:rPr>
        <w:t>)。</w:t>
      </w:r>
      <w:proofErr w:type="gramStart"/>
      <w:r>
        <w:rPr>
          <w:rFonts w:ascii="宋体" w:hAnsi="宋体" w:cs="宋体" w:hint="eastAsia"/>
        </w:rPr>
        <w:t>在帧级</w:t>
      </w:r>
      <w:proofErr w:type="gramEnd"/>
      <w:r>
        <w:rPr>
          <w:rFonts w:ascii="宋体" w:hAnsi="宋体" w:cs="宋体" w:hint="eastAsia"/>
        </w:rPr>
        <w:t>，我们使用</w:t>
      </w:r>
      <w:proofErr w:type="gramStart"/>
      <w:r>
        <w:rPr>
          <w:rFonts w:ascii="宋体" w:hAnsi="宋体" w:cs="宋体" w:hint="eastAsia"/>
        </w:rPr>
        <w:t>预训练</w:t>
      </w:r>
      <w:proofErr w:type="gramEnd"/>
      <w:r>
        <w:rPr>
          <w:rFonts w:ascii="宋体" w:hAnsi="宋体" w:cs="宋体" w:hint="eastAsia"/>
        </w:rPr>
        <w:t xml:space="preserve">的VGG19(Simonyan and Zisserman 2015)[17]模型提取静态视 </w:t>
      </w:r>
      <w:proofErr w:type="gramStart"/>
      <w:r>
        <w:rPr>
          <w:rFonts w:ascii="宋体" w:hAnsi="宋体" w:cs="宋体" w:hint="eastAsia"/>
        </w:rPr>
        <w:t>觉特征</w:t>
      </w:r>
      <w:proofErr w:type="gramEnd"/>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i</m:t>
            </m:r>
          </m:sub>
        </m:sSub>
      </m:oMath>
      <w:r>
        <w:rPr>
          <w:rFonts w:ascii="宋体" w:hAnsi="宋体" w:cs="宋体" w:hint="eastAsia"/>
        </w:rPr>
        <w:t>=  [</w:t>
      </w:r>
      <m:oMath>
        <m:sSub>
          <m:sSubPr>
            <m:ctrlPr>
              <w:rPr>
                <w:rFonts w:ascii="Cambria Math" w:hAnsi="Cambria Math" w:cs="宋体" w:hint="eastAsia"/>
              </w:rPr>
            </m:ctrlPr>
          </m:sSubPr>
          <m:e>
            <m:r>
              <m:rPr>
                <m:sty m:val="p"/>
              </m:rPr>
              <w:rPr>
                <w:rFonts w:ascii="Cambria Math" w:hAnsi="Cambria Math" w:cs="宋体" w:hint="eastAsia"/>
              </w:rPr>
              <m:t>i</m:t>
            </m:r>
          </m:e>
          <m:sub>
            <m:r>
              <m:rPr>
                <m:sty m:val="p"/>
              </m:rPr>
              <w:rPr>
                <w:rFonts w:ascii="Cambria Math" w:hAnsi="Cambria Math" w:cs="宋体" w:hint="eastAsia"/>
              </w:rPr>
              <m:t>1</m:t>
            </m:r>
          </m:sub>
        </m:sSub>
      </m:oMath>
      <w:r>
        <w:rPr>
          <w:rFonts w:ascii="宋体" w:hAnsi="宋体" w:cs="宋体" w:hint="eastAsia"/>
        </w:rPr>
        <w:t>，…，</w:t>
      </w:r>
      <m:oMath>
        <m:sSub>
          <m:sSubPr>
            <m:ctrlPr>
              <w:rPr>
                <w:rFonts w:ascii="Cambria Math" w:hAnsi="Cambria Math" w:cs="宋体" w:hint="eastAsia"/>
              </w:rPr>
            </m:ctrlPr>
          </m:sSubPr>
          <m:e>
            <m:r>
              <m:rPr>
                <m:sty m:val="p"/>
              </m:rPr>
              <w:rPr>
                <w:rFonts w:ascii="Cambria Math" w:hAnsi="Cambria Math" w:cs="宋体" w:hint="eastAsia"/>
              </w:rPr>
              <m:t>i</m:t>
            </m:r>
          </m:e>
          <m:sub>
            <m:r>
              <m:rPr>
                <m:sty m:val="p"/>
              </m:rPr>
              <w:rPr>
                <w:rFonts w:ascii="Cambria Math" w:hAnsi="Cambria Math" w:cs="宋体" w:hint="eastAsia"/>
              </w:rPr>
              <m:t>m</m:t>
            </m:r>
          </m:sub>
        </m:sSub>
      </m:oMath>
      <w:r>
        <w:rPr>
          <w:rFonts w:ascii="宋体" w:hAnsi="宋体" w:cs="宋体" w:hint="eastAsia"/>
        </w:rPr>
        <w:t xml:space="preserve"> ]，其中m</w:t>
      </w:r>
      <w:proofErr w:type="gramStart"/>
      <w:r>
        <w:rPr>
          <w:rFonts w:ascii="宋体" w:hAnsi="宋体" w:cs="宋体" w:hint="eastAsia"/>
        </w:rPr>
        <w:t>为帧数</w:t>
      </w:r>
      <w:proofErr w:type="gramEnd"/>
      <w:r>
        <w:rPr>
          <w:rFonts w:ascii="宋体" w:hAnsi="宋体" w:cs="宋体" w:hint="eastAsia"/>
        </w:rPr>
        <w:t>。我们还取以每个时间步为中心的16帧后续</w:t>
      </w:r>
      <w:proofErr w:type="gramStart"/>
      <w:r>
        <w:rPr>
          <w:rFonts w:ascii="宋体" w:hAnsi="宋体" w:cs="宋体" w:hint="eastAsia"/>
        </w:rPr>
        <w:t>帧</w:t>
      </w:r>
      <w:proofErr w:type="gramEnd"/>
      <w:r>
        <w:rPr>
          <w:rFonts w:ascii="宋体" w:hAnsi="宋体" w:cs="宋体" w:hint="eastAsia"/>
        </w:rPr>
        <w:t>作为视频剪辑，并使用</w:t>
      </w:r>
      <w:proofErr w:type="gramStart"/>
      <w:r>
        <w:rPr>
          <w:rFonts w:ascii="宋体" w:hAnsi="宋体" w:cs="宋体" w:hint="eastAsia"/>
        </w:rPr>
        <w:t>预训练</w:t>
      </w:r>
      <w:proofErr w:type="gramEnd"/>
      <w:r>
        <w:rPr>
          <w:rFonts w:ascii="宋体" w:hAnsi="宋体" w:cs="宋体" w:hint="eastAsia"/>
        </w:rPr>
        <w:t>的C3D(Tran et al. 2015)[18]模型提取运动特征</w:t>
      </w:r>
      <m:oMath>
        <m:sSub>
          <m:sSubPr>
            <m:ctrlPr>
              <w:rPr>
                <w:rFonts w:ascii="Cambria Math" w:hAnsi="Cambria Math" w:cs="宋体" w:hint="eastAsia"/>
              </w:rPr>
            </m:ctrlPr>
          </m:sSubPr>
          <m:e>
            <m:r>
              <m:rPr>
                <m:sty m:val="p"/>
              </m:rPr>
              <w:rPr>
                <w:rFonts w:ascii="Cambria Math" w:hAnsi="Cambria Math" w:cs="宋体" w:hint="eastAsia"/>
              </w:rPr>
              <m:t>H</m:t>
            </m:r>
          </m:e>
          <m:sub>
            <m:r>
              <m:rPr>
                <m:sty m:val="p"/>
              </m:rPr>
              <w:rPr>
                <w:rFonts w:ascii="Cambria Math" w:hAnsi="Cambria Math" w:cs="宋体" w:hint="eastAsia"/>
              </w:rPr>
              <m:t>v</m:t>
            </m:r>
          </m:sub>
        </m:sSub>
      </m:oMath>
      <w:r>
        <w:rPr>
          <w:rFonts w:ascii="宋体" w:hAnsi="宋体" w:cs="宋体" w:hint="eastAsia"/>
        </w:rPr>
        <w:t>= [</w:t>
      </w:r>
      <m:oMath>
        <m:sSub>
          <m:sSubPr>
            <m:ctrlPr>
              <w:rPr>
                <w:rFonts w:ascii="Cambria Math" w:hAnsi="Cambria Math" w:cs="宋体" w:hint="eastAsia"/>
              </w:rPr>
            </m:ctrlPr>
          </m:sSubPr>
          <m:e>
            <m:r>
              <m:rPr>
                <m:sty m:val="p"/>
              </m:rPr>
              <w:rPr>
                <w:rFonts w:ascii="Cambria Math" w:hAnsi="Cambria Math" w:cs="宋体" w:hint="eastAsia"/>
              </w:rPr>
              <m:t>v</m:t>
            </m:r>
          </m:e>
          <m:sub>
            <m:r>
              <m:rPr>
                <m:sty m:val="p"/>
              </m:rPr>
              <w:rPr>
                <w:rFonts w:ascii="Cambria Math" w:hAnsi="Cambria Math" w:cs="宋体" w:hint="eastAsia"/>
              </w:rPr>
              <m:t>1</m:t>
            </m:r>
          </m:sub>
        </m:sSub>
      </m:oMath>
      <w:r>
        <w:rPr>
          <w:rFonts w:ascii="宋体" w:hAnsi="宋体" w:cs="宋体" w:hint="eastAsia"/>
        </w:rPr>
        <w:t>，…,</w:t>
      </w:r>
      <m:oMath>
        <m:sSub>
          <m:sSubPr>
            <m:ctrlPr>
              <w:rPr>
                <w:rFonts w:ascii="Cambria Math" w:hAnsi="Cambria Math" w:cs="宋体" w:hint="eastAsia"/>
              </w:rPr>
            </m:ctrlPr>
          </m:sSubPr>
          <m:e>
            <m:r>
              <m:rPr>
                <m:sty m:val="p"/>
              </m:rPr>
              <w:rPr>
                <w:rFonts w:ascii="Cambria Math" w:hAnsi="Cambria Math" w:cs="宋体" w:hint="eastAsia"/>
              </w:rPr>
              <m:t>v</m:t>
            </m:r>
          </m:e>
          <m:sub>
            <m:r>
              <m:rPr>
                <m:sty m:val="p"/>
              </m:rPr>
              <w:rPr>
                <w:rFonts w:ascii="Cambria Math" w:hAnsi="Cambria Math" w:cs="宋体" w:hint="eastAsia"/>
              </w:rPr>
              <m:t>m</m:t>
            </m:r>
          </m:sub>
        </m:sSub>
      </m:oMath>
      <w:r>
        <w:rPr>
          <w:rFonts w:ascii="宋体" w:hAnsi="宋体" w:cs="宋体" w:hint="eastAsia"/>
        </w:rPr>
        <w:t>]。应用平均运算获得聚合的运动特征</w:t>
      </w:r>
      <m:oMath>
        <m:sSub>
          <m:sSubPr>
            <m:ctrlPr>
              <w:rPr>
                <w:rFonts w:ascii="Cambria Math" w:hAnsi="Cambria Math" w:cs="宋体" w:hint="eastAsia"/>
              </w:rPr>
            </m:ctrlPr>
          </m:sSubPr>
          <m:e>
            <m:r>
              <m:rPr>
                <m:sty m:val="p"/>
              </m:rPr>
              <w:rPr>
                <w:rFonts w:ascii="Cambria Math" w:hAnsi="Cambria Math" w:cs="宋体" w:hint="eastAsia"/>
              </w:rPr>
              <m:t>X</m:t>
            </m:r>
          </m:e>
          <m:sub>
            <m:r>
              <m:rPr>
                <m:sty m:val="p"/>
              </m:rPr>
              <w:rPr>
                <w:rFonts w:ascii="Cambria Math" w:hAnsi="Cambria Math" w:cs="宋体" w:hint="eastAsia"/>
              </w:rPr>
              <m:t>v</m:t>
            </m:r>
          </m:sub>
        </m:sSub>
      </m:oMath>
      <w:r>
        <w:rPr>
          <w:rFonts w:ascii="宋体" w:hAnsi="宋体" w:cs="宋体" w:hint="eastAsia"/>
        </w:rPr>
        <w:t>。</w:t>
      </w:r>
    </w:p>
    <w:p w14:paraId="5C2521B3" w14:textId="77777777" w:rsidR="00B53220" w:rsidRDefault="00000000">
      <w:pPr>
        <w:spacing w:before="156" w:after="156"/>
        <w:ind w:firstLine="420"/>
        <w:rPr>
          <w:rFonts w:ascii="宋体" w:hAnsi="宋体" w:cs="宋体" w:hint="eastAsia"/>
        </w:rPr>
      </w:pPr>
      <w:r>
        <w:rPr>
          <w:rFonts w:ascii="宋体" w:hAnsi="宋体" w:cs="宋体" w:hint="eastAsia"/>
        </w:rPr>
        <w:t>VGG19（如图2-</w:t>
      </w:r>
      <w:del w:id="145" w:author="清欢" w:date="2024-08-10T21:39:00Z">
        <w:r>
          <w:rPr>
            <w:rFonts w:ascii="宋体" w:hAnsi="宋体" w:cs="宋体"/>
          </w:rPr>
          <w:delText>4</w:delText>
        </w:r>
      </w:del>
      <w:ins w:id="146" w:author="清欢" w:date="2024-08-10T21:39:00Z">
        <w:r>
          <w:rPr>
            <w:rFonts w:ascii="宋体" w:hAnsi="宋体" w:cs="宋体" w:hint="eastAsia"/>
          </w:rPr>
          <w:t>12</w:t>
        </w:r>
      </w:ins>
      <w:r>
        <w:rPr>
          <w:rFonts w:ascii="宋体" w:hAnsi="宋体" w:cs="宋体" w:hint="eastAsia"/>
        </w:rPr>
        <w:t>）是一种深度卷积神经网络模型，由牛津大学的研究团队于2014年提出。它是VGG系列模型中的一员，相比于其他VGG模型，VGG19具有更深的网络结构。它的网络结构非常简单而且规整，它由16层卷积层和3层全连接层组成。其中，卷积层主要用于提取图像的特征，全连接层则用于分类任务。VGG19的卷积层都采用了3x3的卷积核和步长为1的卷积操作，同时使用了较小的池化窗口（2x2）和步长为2的最大池化操作。这种简单而规整的结构使得VGG19易于理解和实现。本课题中利用VGG19对关键帧的图像进行特征提取。</w:t>
      </w:r>
    </w:p>
    <w:p w14:paraId="178AAC44" w14:textId="77777777" w:rsidR="00B53220" w:rsidRDefault="00000000">
      <w:pPr>
        <w:spacing w:before="156" w:after="156"/>
        <w:jc w:val="center"/>
        <w:rPr>
          <w:rFonts w:ascii="Times New Roman" w:hAnsi="Times New Roman"/>
        </w:rPr>
      </w:pPr>
      <w:r>
        <w:rPr>
          <w:rFonts w:ascii="宋体" w:hAnsi="宋体"/>
          <w:b/>
          <w:bCs/>
          <w:noProof/>
          <w:szCs w:val="24"/>
        </w:rPr>
        <w:lastRenderedPageBreak/>
        <w:drawing>
          <wp:inline distT="0" distB="0" distL="0" distR="0" wp14:anchorId="7A7770B7" wp14:editId="23F4E1D4">
            <wp:extent cx="3248660" cy="1661795"/>
            <wp:effectExtent l="0" t="0" r="5080" b="6985"/>
            <wp:docPr id="8559367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6714" name="图片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248660" cy="1661795"/>
                    </a:xfrm>
                    <a:prstGeom prst="rect">
                      <a:avLst/>
                    </a:prstGeom>
                    <a:noFill/>
                    <a:ln>
                      <a:noFill/>
                    </a:ln>
                  </pic:spPr>
                </pic:pic>
              </a:graphicData>
            </a:graphic>
          </wp:inline>
        </w:drawing>
      </w:r>
    </w:p>
    <w:p w14:paraId="3DFF772F" w14:textId="77777777" w:rsidR="00B53220" w:rsidRDefault="00000000">
      <w:pPr>
        <w:spacing w:before="156" w:after="156"/>
        <w:jc w:val="center"/>
        <w:rPr>
          <w:rFonts w:ascii="宋体" w:hAnsi="宋体" w:cs="宋体" w:hint="eastAsia"/>
          <w:sz w:val="21"/>
          <w:szCs w:val="21"/>
        </w:rPr>
      </w:pPr>
      <w:r>
        <w:rPr>
          <w:rFonts w:ascii="宋体" w:hAnsi="宋体" w:cs="宋体" w:hint="eastAsia"/>
          <w:sz w:val="21"/>
          <w:szCs w:val="21"/>
        </w:rPr>
        <w:t>图2-</w:t>
      </w:r>
      <w:del w:id="147" w:author="清欢" w:date="2024-08-10T21:40:00Z">
        <w:r>
          <w:rPr>
            <w:rFonts w:ascii="宋体" w:hAnsi="宋体" w:cs="宋体"/>
            <w:sz w:val="21"/>
            <w:szCs w:val="21"/>
          </w:rPr>
          <w:delText>4</w:delText>
        </w:r>
      </w:del>
      <w:ins w:id="148" w:author="清欢" w:date="2024-08-10T21:40:00Z">
        <w:r>
          <w:rPr>
            <w:rFonts w:ascii="宋体" w:hAnsi="宋体" w:cs="宋体" w:hint="eastAsia"/>
            <w:sz w:val="21"/>
            <w:szCs w:val="21"/>
          </w:rPr>
          <w:t>12</w:t>
        </w:r>
      </w:ins>
      <w:r>
        <w:rPr>
          <w:rFonts w:ascii="宋体" w:hAnsi="宋体" w:cs="宋体" w:hint="eastAsia"/>
          <w:sz w:val="21"/>
          <w:szCs w:val="21"/>
        </w:rPr>
        <w:t xml:space="preserve"> VGG19模型结构图</w:t>
      </w:r>
    </w:p>
    <w:p w14:paraId="0C8C0EAF" w14:textId="77777777" w:rsidR="00B53220" w:rsidRDefault="00B53220">
      <w:pPr>
        <w:spacing w:before="156" w:after="156"/>
        <w:jc w:val="center"/>
        <w:rPr>
          <w:rFonts w:ascii="宋体" w:hAnsi="宋体" w:cs="宋体" w:hint="eastAsia"/>
          <w:sz w:val="21"/>
          <w:szCs w:val="21"/>
        </w:rPr>
      </w:pPr>
    </w:p>
    <w:p w14:paraId="741C036C" w14:textId="77777777" w:rsidR="00B53220" w:rsidRDefault="00000000">
      <w:pPr>
        <w:pStyle w:val="3"/>
        <w:spacing w:before="156" w:after="156"/>
        <w:rPr>
          <w:rFonts w:hint="eastAsia"/>
        </w:rPr>
      </w:pPr>
      <w:bookmarkStart w:id="149" w:name="_Toc174289681"/>
      <w:r>
        <w:rPr>
          <w:rFonts w:hint="eastAsia"/>
        </w:rPr>
        <w:t xml:space="preserve">2.3.5 </w:t>
      </w:r>
      <w:r>
        <w:rPr>
          <w:rFonts w:hint="eastAsia"/>
        </w:rPr>
        <w:t>连续</w:t>
      </w:r>
      <w:proofErr w:type="gramStart"/>
      <w:r>
        <w:rPr>
          <w:rFonts w:hint="eastAsia"/>
        </w:rPr>
        <w:t>帧</w:t>
      </w:r>
      <w:proofErr w:type="gramEnd"/>
      <w:r>
        <w:rPr>
          <w:rFonts w:hint="eastAsia"/>
        </w:rPr>
        <w:t>检测——</w:t>
      </w:r>
      <w:r>
        <w:rPr>
          <w:rFonts w:hint="eastAsia"/>
        </w:rPr>
        <w:t>C3D</w:t>
      </w:r>
      <w:bookmarkEnd w:id="149"/>
    </w:p>
    <w:p w14:paraId="71BC3ABF" w14:textId="77777777" w:rsidR="00B53220" w:rsidRDefault="00000000">
      <w:pPr>
        <w:spacing w:before="156" w:after="156"/>
        <w:ind w:firstLine="420"/>
        <w:rPr>
          <w:rStyle w:val="100"/>
          <w:rFonts w:ascii="宋体" w:hAnsi="宋体" w:cs="宋体" w:hint="eastAsia"/>
        </w:rPr>
      </w:pPr>
      <w:r>
        <w:rPr>
          <w:rFonts w:ascii="宋体" w:hAnsi="宋体" w:cs="宋体" w:hint="eastAsia"/>
        </w:rPr>
        <w:t>C3D是一种用于视频分析和动作识别的深度学习模型。C3D模型结合了3D卷积神经网络（Convolutional 3D）和长短期记忆（Long Short-Term Memory，LSTM）的思想，能够对视频数据进行高效的特征提取和分类。它的模型的核心是3D卷积神经网络，它在时间维度上对视频数据进行卷积操作，从而能够捕捉到视频中的时序信息。与传统的2D卷积神经网络不同，3D卷积神经网络在卷积核中同时考虑了空间和时间维度上的特征。这使得C3D模型能够更好地理解视频中的动作和运动。其模型的训练过程包括两个阶段：</w:t>
      </w:r>
      <w:proofErr w:type="gramStart"/>
      <w:r>
        <w:rPr>
          <w:rFonts w:ascii="宋体" w:hAnsi="宋体" w:cs="宋体" w:hint="eastAsia"/>
        </w:rPr>
        <w:t>预训练</w:t>
      </w:r>
      <w:proofErr w:type="gramEnd"/>
      <w:r>
        <w:rPr>
          <w:rFonts w:ascii="宋体" w:hAnsi="宋体" w:cs="宋体" w:hint="eastAsia"/>
        </w:rPr>
        <w:t>和微调。在</w:t>
      </w:r>
      <w:proofErr w:type="gramStart"/>
      <w:r>
        <w:rPr>
          <w:rFonts w:ascii="宋体" w:hAnsi="宋体" w:cs="宋体" w:hint="eastAsia"/>
        </w:rPr>
        <w:t>预训练</w:t>
      </w:r>
      <w:proofErr w:type="gramEnd"/>
      <w:r>
        <w:rPr>
          <w:rFonts w:ascii="宋体" w:hAnsi="宋体" w:cs="宋体" w:hint="eastAsia"/>
        </w:rPr>
        <w:t>阶段，C3D模型首先在大规模的视频数据集上进行无监督学习，学习到视频数据的特征表示。然后，在微调阶段，使用有标签的视频数据对模型进行有监督学习，以完成具体的任务，如动作分类、行为识别等。本文中通过C3D对视频中的运</w:t>
      </w:r>
      <w:proofErr w:type="gramStart"/>
      <w:r>
        <w:rPr>
          <w:rFonts w:ascii="宋体" w:hAnsi="宋体" w:cs="宋体" w:hint="eastAsia"/>
        </w:rPr>
        <w:t>通特征</w:t>
      </w:r>
      <w:proofErr w:type="gramEnd"/>
      <w:r>
        <w:rPr>
          <w:rFonts w:ascii="宋体" w:hAnsi="宋体" w:cs="宋体" w:hint="eastAsia"/>
        </w:rPr>
        <w:t>进行提取。</w:t>
      </w:r>
    </w:p>
    <w:p w14:paraId="5D269C9C" w14:textId="77777777" w:rsidR="00B53220" w:rsidRDefault="00000000">
      <w:pPr>
        <w:pStyle w:val="ae"/>
        <w:numPr>
          <w:ilvl w:val="0"/>
          <w:numId w:val="5"/>
        </w:numPr>
        <w:spacing w:before="156" w:after="156"/>
        <w:ind w:firstLineChars="0"/>
        <w:rPr>
          <w:rFonts w:ascii="宋体" w:hAnsi="宋体" w:cs="宋体" w:hint="eastAsia"/>
          <w:szCs w:val="24"/>
        </w:rPr>
      </w:pPr>
      <w:r>
        <w:rPr>
          <w:rFonts w:ascii="宋体" w:hAnsi="宋体" w:cs="宋体" w:hint="eastAsia"/>
          <w:b/>
          <w:bCs/>
          <w:szCs w:val="24"/>
        </w:rPr>
        <w:t>3D卷积神经网络</w:t>
      </w:r>
      <w:del w:id="150" w:author="清欢" w:date="2024-08-10T21:36:00Z">
        <w:r>
          <w:rPr>
            <w:rFonts w:ascii="宋体" w:hAnsi="宋体" w:cs="宋体" w:hint="eastAsia"/>
            <w:szCs w:val="24"/>
          </w:rPr>
          <w:delText>:</w:delText>
        </w:r>
      </w:del>
    </w:p>
    <w:p w14:paraId="2D52E3D1" w14:textId="77777777" w:rsidR="00B53220" w:rsidRDefault="00000000">
      <w:pPr>
        <w:spacing w:before="156" w:after="156"/>
        <w:ind w:firstLine="420"/>
        <w:rPr>
          <w:rFonts w:ascii="宋体" w:hAnsi="宋体" w:cs="宋体" w:hint="eastAsia"/>
        </w:rPr>
      </w:pPr>
      <w:r>
        <w:rPr>
          <w:rFonts w:ascii="宋体" w:hAnsi="宋体" w:cs="宋体" w:hint="eastAsia"/>
        </w:rPr>
        <w:t>图2-</w:t>
      </w:r>
      <w:del w:id="151" w:author="清欢" w:date="2024-08-10T21:40:00Z">
        <w:r>
          <w:rPr>
            <w:rFonts w:ascii="宋体" w:hAnsi="宋体" w:cs="宋体"/>
          </w:rPr>
          <w:delText>5</w:delText>
        </w:r>
      </w:del>
      <w:ins w:id="152" w:author="清欢" w:date="2024-08-10T21:40:00Z">
        <w:r>
          <w:rPr>
            <w:rFonts w:ascii="宋体" w:hAnsi="宋体" w:cs="宋体" w:hint="eastAsia"/>
          </w:rPr>
          <w:t>13</w:t>
        </w:r>
      </w:ins>
      <w:r>
        <w:rPr>
          <w:rFonts w:ascii="宋体" w:hAnsi="宋体" w:cs="宋体" w:hint="eastAsia"/>
        </w:rPr>
        <w:t>所展示的是一个3*3*3的卷积核在立方体上进行卷积并且输出。多通道卷积在不同的通道上的卷积核的参数是不同的，而3D卷积则由于卷积</w:t>
      </w:r>
      <w:proofErr w:type="gramStart"/>
      <w:r>
        <w:rPr>
          <w:rFonts w:ascii="宋体" w:hAnsi="宋体" w:cs="宋体" w:hint="eastAsia"/>
        </w:rPr>
        <w:t>核本身</w:t>
      </w:r>
      <w:proofErr w:type="gramEnd"/>
      <w:r>
        <w:rPr>
          <w:rFonts w:ascii="宋体" w:hAnsi="宋体" w:cs="宋体" w:hint="eastAsia"/>
        </w:rPr>
        <w:t>是3D的，所以这个由于“深度”造成的看似不同通道上用的就是同一个卷积，权重共享。相比于2D卷积，3D多了一个深度通道，这个深度通道就可以是连续帧。因此3D卷积就可以用来对视频进行分类。</w:t>
      </w:r>
    </w:p>
    <w:p w14:paraId="5FFA85EA" w14:textId="77777777" w:rsidR="00B53220" w:rsidRDefault="00000000">
      <w:pPr>
        <w:spacing w:before="156" w:after="156"/>
        <w:ind w:firstLine="420"/>
        <w:rPr>
          <w:rFonts w:ascii="宋体" w:hAnsi="宋体" w:cs="宋体" w:hint="eastAsia"/>
        </w:rPr>
      </w:pPr>
      <w:r>
        <w:rPr>
          <w:rStyle w:val="100"/>
          <w:rFonts w:ascii="Cambria Math" w:hAnsi="Cambria Math"/>
        </w:rPr>
        <w:lastRenderedPageBreak/>
        <w:br/>
      </w:r>
      <m:oMathPara>
        <m:oMath>
          <m:r>
            <m:rPr>
              <m:sty m:val="p"/>
            </m:rPr>
            <w:rPr>
              <w:rStyle w:val="100"/>
              <w:rFonts w:ascii="Cambria Math" w:hAnsi="Cambria Math"/>
              <w:noProof/>
            </w:rPr>
            <w:drawing>
              <wp:inline distT="0" distB="0" distL="0" distR="0" wp14:anchorId="5AF9BDEA" wp14:editId="39F797F8">
                <wp:extent cx="2033270" cy="1644015"/>
                <wp:effectExtent l="0" t="0" r="5080" b="0"/>
                <wp:docPr id="1103883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3718" name="图片 1"/>
                        <pic:cNvPicPr>
                          <a:picLocks noChangeAspect="1"/>
                        </pic:cNvPicPr>
                      </pic:nvPicPr>
                      <pic:blipFill>
                        <a:blip r:embed="rId31"/>
                        <a:stretch>
                          <a:fillRect/>
                        </a:stretch>
                      </pic:blipFill>
                      <pic:spPr>
                        <a:xfrm>
                          <a:off x="0" y="0"/>
                          <a:ext cx="2051981" cy="1659383"/>
                        </a:xfrm>
                        <a:prstGeom prst="rect">
                          <a:avLst/>
                        </a:prstGeom>
                      </pic:spPr>
                    </pic:pic>
                  </a:graphicData>
                </a:graphic>
              </wp:inline>
            </w:drawing>
          </m:r>
        </m:oMath>
      </m:oMathPara>
    </w:p>
    <w:p w14:paraId="28F05CAB" w14:textId="77777777" w:rsidR="00B53220" w:rsidRDefault="00000000">
      <w:pPr>
        <w:spacing w:before="156" w:after="156"/>
        <w:jc w:val="center"/>
        <w:rPr>
          <w:rFonts w:hint="eastAsia"/>
          <w:sz w:val="21"/>
          <w:szCs w:val="21"/>
        </w:rPr>
      </w:pPr>
      <w:r>
        <w:rPr>
          <w:rFonts w:ascii="宋体" w:hAnsi="宋体" w:cs="宋体"/>
        </w:rPr>
        <w:tab/>
      </w:r>
      <w:r>
        <w:rPr>
          <w:rFonts w:hint="eastAsia"/>
          <w:sz w:val="21"/>
          <w:szCs w:val="21"/>
        </w:rPr>
        <w:t>图</w:t>
      </w:r>
      <w:r>
        <w:rPr>
          <w:sz w:val="21"/>
          <w:szCs w:val="21"/>
        </w:rPr>
        <w:t>2-</w:t>
      </w:r>
      <w:del w:id="153" w:author="清欢" w:date="2024-08-10T21:40:00Z">
        <w:r>
          <w:rPr>
            <w:sz w:val="21"/>
            <w:szCs w:val="21"/>
          </w:rPr>
          <w:delText>5</w:delText>
        </w:r>
      </w:del>
      <w:ins w:id="154" w:author="清欢" w:date="2024-08-10T21:40:00Z">
        <w:r>
          <w:rPr>
            <w:rFonts w:hint="eastAsia"/>
            <w:sz w:val="21"/>
            <w:szCs w:val="21"/>
          </w:rPr>
          <w:t>13</w:t>
        </w:r>
      </w:ins>
      <w:r>
        <w:rPr>
          <w:sz w:val="21"/>
          <w:szCs w:val="21"/>
        </w:rPr>
        <w:t xml:space="preserve"> </w:t>
      </w:r>
      <w:r>
        <w:rPr>
          <w:rFonts w:hint="eastAsia"/>
          <w:sz w:val="21"/>
          <w:szCs w:val="21"/>
        </w:rPr>
        <w:t>3D</w:t>
      </w:r>
      <w:r>
        <w:rPr>
          <w:rFonts w:hint="eastAsia"/>
          <w:sz w:val="21"/>
          <w:szCs w:val="21"/>
        </w:rPr>
        <w:t>卷积网络结构示意图</w:t>
      </w:r>
    </w:p>
    <w:p w14:paraId="281FCCDC" w14:textId="77777777" w:rsidR="00B53220" w:rsidRDefault="00000000">
      <w:pPr>
        <w:pStyle w:val="ae"/>
        <w:numPr>
          <w:ilvl w:val="0"/>
          <w:numId w:val="5"/>
        </w:numPr>
        <w:spacing w:before="156" w:after="156"/>
        <w:ind w:firstLineChars="0"/>
        <w:rPr>
          <w:rFonts w:ascii="宋体" w:hAnsi="宋体" w:hint="eastAsia"/>
          <w:b/>
          <w:bCs/>
        </w:rPr>
      </w:pPr>
      <w:r>
        <w:rPr>
          <w:rFonts w:ascii="宋体" w:hAnsi="宋体" w:hint="eastAsia"/>
          <w:b/>
          <w:bCs/>
        </w:rPr>
        <w:t>长短期记忆网络（LSTM）</w:t>
      </w:r>
      <w:del w:id="155" w:author="清欢" w:date="2024-08-10T21:36:00Z">
        <w:r>
          <w:rPr>
            <w:rFonts w:ascii="宋体" w:hAnsi="宋体" w:hint="eastAsia"/>
            <w:b/>
            <w:bCs/>
          </w:rPr>
          <w:delText>：</w:delText>
        </w:r>
      </w:del>
    </w:p>
    <w:p w14:paraId="6702EB5C" w14:textId="77777777" w:rsidR="00B53220" w:rsidRDefault="00000000">
      <w:pPr>
        <w:spacing w:before="156" w:after="156"/>
        <w:ind w:firstLine="420"/>
        <w:jc w:val="left"/>
        <w:rPr>
          <w:rFonts w:ascii="宋体" w:hAnsi="宋体" w:hint="eastAsia"/>
        </w:rPr>
      </w:pPr>
      <w:r>
        <w:rPr>
          <w:rFonts w:ascii="宋体" w:hAnsi="宋体"/>
        </w:rPr>
        <w:t>长短期记忆网络（Long Short-Term Memory, LSTM）是一种特殊类型的循环神经网络（Recurrent Neural Network, RNN），它被设计用来解决传统RNN在处理长序列数据时遇到的梯度消失或梯度爆炸问题</w:t>
      </w:r>
      <w:r>
        <w:rPr>
          <w:rFonts w:ascii="宋体" w:hAnsi="宋体" w:hint="eastAsia"/>
        </w:rPr>
        <w:t>。我们</w:t>
      </w:r>
      <w:r>
        <w:rPr>
          <w:rFonts w:ascii="宋体" w:hAnsi="宋体"/>
        </w:rPr>
        <w:t>可以将它比作一个具有特殊记忆力的智能体，它能够记住重要信息，同时忘记不重要的信息。这种能力使得LSTM特别适合处理序列数据，比如时间序列、文本、音频和视频等。</w:t>
      </w:r>
      <w:r>
        <w:rPr>
          <w:rFonts w:ascii="宋体" w:hAnsi="宋体" w:hint="eastAsia"/>
        </w:rPr>
        <w:t>本团队之所以选用带有LSTM的C3D模型，便是看中其能够对于视频这种长序列进行处理。</w:t>
      </w:r>
      <w:r>
        <w:rPr>
          <w:rFonts w:ascii="宋体" w:hAnsi="宋体"/>
        </w:rPr>
        <w:t>视频序列中的每一帧都可能与前后</w:t>
      </w:r>
      <w:proofErr w:type="gramStart"/>
      <w:r>
        <w:rPr>
          <w:rFonts w:ascii="宋体" w:hAnsi="宋体"/>
        </w:rPr>
        <w:t>帧</w:t>
      </w:r>
      <w:proofErr w:type="gramEnd"/>
      <w:r>
        <w:rPr>
          <w:rFonts w:ascii="宋体" w:hAnsi="宋体"/>
        </w:rPr>
        <w:t>存在时间上的依赖关系。LSTM能够捕捉这些时间依赖性，理解视频中的动作或事件的发展。LSTM可以动态地提取视频中的特征，这些特征不仅包括视觉信息，还包括时间信息，为视频内容的理解提供了更丰富的上下文。</w:t>
      </w:r>
      <w:r>
        <w:rPr>
          <w:rFonts w:ascii="宋体" w:hAnsi="宋体" w:hint="eastAsia"/>
        </w:rPr>
        <w:t>下图2-</w:t>
      </w:r>
      <w:del w:id="156" w:author="清欢" w:date="2024-08-10T21:40:00Z">
        <w:r>
          <w:rPr>
            <w:rFonts w:ascii="宋体" w:hAnsi="宋体"/>
          </w:rPr>
          <w:delText>6</w:delText>
        </w:r>
      </w:del>
      <w:ins w:id="157" w:author="清欢" w:date="2024-08-10T21:40:00Z">
        <w:r>
          <w:rPr>
            <w:rFonts w:ascii="宋体" w:hAnsi="宋体" w:hint="eastAsia"/>
          </w:rPr>
          <w:t>14</w:t>
        </w:r>
      </w:ins>
      <w:r>
        <w:rPr>
          <w:rFonts w:ascii="宋体" w:hAnsi="宋体" w:hint="eastAsia"/>
        </w:rPr>
        <w:t>便是LSTM的细节结构图，其中包含3个sigmoid和一个tanh层，这四个层以一种特殊的方式互相交互。</w:t>
      </w:r>
      <w:r>
        <w:rPr>
          <w:rFonts w:ascii="宋体" w:hAnsi="宋体"/>
          <w:noProof/>
        </w:rPr>
        <w:drawing>
          <wp:inline distT="0" distB="0" distL="0" distR="0" wp14:anchorId="6A8DD664" wp14:editId="5E66973D">
            <wp:extent cx="5274310" cy="1851025"/>
            <wp:effectExtent l="0" t="0" r="2540" b="0"/>
            <wp:docPr id="1428873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3477" name="图片 1"/>
                    <pic:cNvPicPr>
                      <a:picLocks noChangeAspect="1"/>
                    </pic:cNvPicPr>
                  </pic:nvPicPr>
                  <pic:blipFill>
                    <a:blip r:embed="rId32"/>
                    <a:stretch>
                      <a:fillRect/>
                    </a:stretch>
                  </pic:blipFill>
                  <pic:spPr>
                    <a:xfrm>
                      <a:off x="0" y="0"/>
                      <a:ext cx="5274310" cy="1851025"/>
                    </a:xfrm>
                    <a:prstGeom prst="rect">
                      <a:avLst/>
                    </a:prstGeom>
                  </pic:spPr>
                </pic:pic>
              </a:graphicData>
            </a:graphic>
          </wp:inline>
        </w:drawing>
      </w:r>
    </w:p>
    <w:p w14:paraId="760C27A6" w14:textId="77777777" w:rsidR="00B53220" w:rsidRDefault="00000000">
      <w:pPr>
        <w:spacing w:before="156" w:after="156"/>
        <w:jc w:val="center"/>
        <w:rPr>
          <w:rFonts w:hint="eastAsia"/>
          <w:sz w:val="21"/>
          <w:szCs w:val="21"/>
        </w:rPr>
      </w:pPr>
      <w:r>
        <w:rPr>
          <w:rFonts w:hint="eastAsia"/>
          <w:sz w:val="21"/>
          <w:szCs w:val="21"/>
        </w:rPr>
        <w:lastRenderedPageBreak/>
        <w:t>图</w:t>
      </w:r>
      <w:r>
        <w:rPr>
          <w:sz w:val="21"/>
          <w:szCs w:val="21"/>
        </w:rPr>
        <w:t>2-</w:t>
      </w:r>
      <w:del w:id="158" w:author="清欢" w:date="2024-08-10T21:40:00Z">
        <w:r>
          <w:rPr>
            <w:sz w:val="21"/>
            <w:szCs w:val="21"/>
          </w:rPr>
          <w:delText xml:space="preserve">6 </w:delText>
        </w:r>
      </w:del>
      <w:ins w:id="159" w:author="清欢" w:date="2024-08-10T21:40:00Z">
        <w:r>
          <w:rPr>
            <w:rFonts w:hint="eastAsia"/>
            <w:sz w:val="21"/>
            <w:szCs w:val="21"/>
          </w:rPr>
          <w:t>14</w:t>
        </w:r>
      </w:ins>
      <w:r>
        <w:rPr>
          <w:rFonts w:hint="eastAsia"/>
          <w:sz w:val="21"/>
          <w:szCs w:val="21"/>
        </w:rPr>
        <w:t>LSTM</w:t>
      </w:r>
      <w:r>
        <w:rPr>
          <w:rFonts w:hint="eastAsia"/>
          <w:sz w:val="21"/>
          <w:szCs w:val="21"/>
        </w:rPr>
        <w:t>结构示意图</w:t>
      </w:r>
    </w:p>
    <w:p w14:paraId="4B59F57A" w14:textId="77777777" w:rsidR="00B53220" w:rsidRDefault="00B53220">
      <w:pPr>
        <w:spacing w:before="156" w:after="156"/>
        <w:jc w:val="center"/>
        <w:rPr>
          <w:rFonts w:ascii="宋体" w:hAnsi="宋体" w:hint="eastAsia"/>
        </w:rPr>
      </w:pPr>
    </w:p>
    <w:p w14:paraId="552B31FF" w14:textId="77777777" w:rsidR="00B53220" w:rsidRDefault="00000000">
      <w:pPr>
        <w:pStyle w:val="3"/>
        <w:spacing w:before="156" w:after="156"/>
        <w:rPr>
          <w:rFonts w:hint="eastAsia"/>
        </w:rPr>
      </w:pPr>
      <w:bookmarkStart w:id="160" w:name="_Toc174289682"/>
      <w:r>
        <w:t>2.</w:t>
      </w:r>
      <w:r>
        <w:rPr>
          <w:rFonts w:hint="eastAsia"/>
        </w:rPr>
        <w:t>3</w:t>
      </w:r>
      <w:r>
        <w:t xml:space="preserve">.6 </w:t>
      </w:r>
      <w:r>
        <w:t>评论检测</w:t>
      </w:r>
      <w:r>
        <w:t>——BERT</w:t>
      </w:r>
      <w:r>
        <w:t>模型</w:t>
      </w:r>
      <w:bookmarkEnd w:id="160"/>
    </w:p>
    <w:p w14:paraId="7529D3F5" w14:textId="77777777" w:rsidR="00B53220" w:rsidRDefault="00000000">
      <w:pPr>
        <w:tabs>
          <w:tab w:val="left" w:pos="390"/>
          <w:tab w:val="left" w:pos="4698"/>
          <w:tab w:val="left" w:pos="6191"/>
          <w:tab w:val="left" w:pos="7184"/>
        </w:tabs>
        <w:spacing w:before="156" w:after="156"/>
        <w:jc w:val="left"/>
        <w:rPr>
          <w:rFonts w:ascii="宋体" w:hAnsi="宋体" w:cs="宋体" w:hint="eastAsia"/>
        </w:rPr>
      </w:pPr>
      <w:r>
        <w:rPr>
          <w:rFonts w:ascii="宋体" w:hAnsi="宋体" w:cs="宋体"/>
        </w:rPr>
        <w:tab/>
        <w:t>在评论检测部分，使用BERT模型提取评论的特征是一个关键步骤，因为评论可以提供对视频内容的直接反馈和用户情感。通过将评论文本输入BERT模型，我们能够获得每条评论的嵌入向量，这些向量能够捕捉到评论中的语义信息和语境特征。</w:t>
      </w:r>
    </w:p>
    <w:p w14:paraId="60B5536A" w14:textId="77777777" w:rsidR="00B53220" w:rsidRDefault="00000000">
      <w:pPr>
        <w:tabs>
          <w:tab w:val="left" w:pos="310"/>
          <w:tab w:val="left" w:pos="2271"/>
          <w:tab w:val="left" w:pos="3274"/>
          <w:tab w:val="left" w:pos="4698"/>
          <w:tab w:val="left" w:pos="6191"/>
          <w:tab w:val="left" w:pos="7184"/>
        </w:tabs>
        <w:spacing w:before="156" w:after="156"/>
        <w:jc w:val="left"/>
        <w:rPr>
          <w:rFonts w:ascii="宋体" w:hAnsi="宋体" w:cs="宋体" w:hint="eastAsia"/>
        </w:rPr>
      </w:pPr>
      <w:r>
        <w:rPr>
          <w:rFonts w:ascii="宋体" w:hAnsi="宋体" w:cs="宋体"/>
        </w:rPr>
        <w:tab/>
        <w:t>为了更好地利用这些特征，文中提出了一种加权方法，即根据评论的</w:t>
      </w:r>
      <w:proofErr w:type="gramStart"/>
      <w:r>
        <w:rPr>
          <w:rFonts w:ascii="宋体" w:hAnsi="宋体" w:cs="宋体"/>
        </w:rPr>
        <w:t>点赞数</w:t>
      </w:r>
      <w:proofErr w:type="gramEnd"/>
      <w:r>
        <w:rPr>
          <w:rFonts w:ascii="宋体" w:hAnsi="宋体" w:cs="宋体"/>
        </w:rPr>
        <w:t>来调整每条评论特征向量的权重。</w:t>
      </w:r>
      <w:proofErr w:type="gramStart"/>
      <w:r>
        <w:rPr>
          <w:rFonts w:ascii="宋体" w:hAnsi="宋体" w:cs="宋体"/>
        </w:rPr>
        <w:t>点赞数多</w:t>
      </w:r>
      <w:proofErr w:type="gramEnd"/>
      <w:r>
        <w:rPr>
          <w:rFonts w:ascii="宋体" w:hAnsi="宋体" w:cs="宋体"/>
        </w:rPr>
        <w:t>的评论通常意味着它们受到了更广泛的认同和关注，因此，这些评论的特征向量在整体评论特征集合中应该占有更大的比重。权重计算公式如下：</w:t>
      </w:r>
    </w:p>
    <w:p w14:paraId="274DFBA0" w14:textId="77777777" w:rsidR="00B53220" w:rsidRDefault="00000000">
      <w:pPr>
        <w:tabs>
          <w:tab w:val="left" w:pos="1273"/>
          <w:tab w:val="left" w:pos="2271"/>
          <w:tab w:val="left" w:pos="3274"/>
          <w:tab w:val="left" w:pos="4698"/>
          <w:tab w:val="left" w:pos="6191"/>
          <w:tab w:val="left" w:pos="7184"/>
        </w:tabs>
        <w:spacing w:before="156" w:after="156"/>
        <w:jc w:val="center"/>
        <w:rPr>
          <w:rFonts w:ascii="宋体" w:hAnsi="宋体" w:cs="宋体" w:hint="eastAsia"/>
          <w:szCs w:val="21"/>
        </w:rPr>
      </w:pPr>
      <m:oMathPara>
        <m:oMath>
          <m:sSub>
            <m:sSubPr>
              <m:ctrlPr>
                <w:rPr>
                  <w:rFonts w:ascii="Cambria Math" w:hAnsi="Cambria Math" w:cs="宋体" w:hint="eastAsia"/>
                  <w:i/>
                  <w:szCs w:val="21"/>
                </w:rPr>
              </m:ctrlPr>
            </m:sSubPr>
            <m:e>
              <m:r>
                <w:rPr>
                  <w:rFonts w:ascii="Cambria Math" w:hAnsi="Cambria Math" w:cs="宋体"/>
                  <w:szCs w:val="21"/>
                </w:rPr>
                <m:t>x</m:t>
              </m:r>
            </m:e>
            <m:sub>
              <m:r>
                <w:rPr>
                  <w:rFonts w:ascii="Cambria Math" w:hAnsi="Cambria Math" w:cs="宋体"/>
                  <w:szCs w:val="21"/>
                </w:rPr>
                <m:t>c</m:t>
              </m:r>
            </m:sub>
          </m:sSub>
          <m:r>
            <w:rPr>
              <w:rFonts w:ascii="Cambria Math" w:hAnsi="Cambria Math" w:cs="宋体"/>
              <w:szCs w:val="21"/>
            </w:rPr>
            <m:t xml:space="preserve">= </m:t>
          </m:r>
          <m:nary>
            <m:naryPr>
              <m:chr m:val="∑"/>
              <m:limLoc m:val="undOvr"/>
              <m:ctrlPr>
                <w:rPr>
                  <w:rFonts w:ascii="Cambria Math" w:hAnsi="Cambria Math" w:cs="宋体" w:hint="eastAsia"/>
                  <w:i/>
                  <w:szCs w:val="21"/>
                </w:rPr>
              </m:ctrlPr>
            </m:naryPr>
            <m:sub>
              <m:r>
                <w:rPr>
                  <w:rFonts w:ascii="Cambria Math" w:hAnsi="Cambria Math" w:cs="宋体"/>
                  <w:szCs w:val="21"/>
                </w:rPr>
                <m:t>j=1</m:t>
              </m:r>
            </m:sub>
            <m:sup>
              <m:r>
                <w:rPr>
                  <w:rFonts w:ascii="Cambria Math" w:hAnsi="Cambria Math" w:cs="宋体"/>
                  <w:szCs w:val="21"/>
                </w:rPr>
                <m:t>k</m:t>
              </m:r>
            </m:sup>
            <m:e>
              <m:f>
                <m:fPr>
                  <m:ctrlPr>
                    <w:rPr>
                      <w:rFonts w:ascii="Cambria Math" w:hAnsi="Cambria Math" w:cs="宋体" w:hint="eastAsia"/>
                      <w:i/>
                      <w:szCs w:val="21"/>
                    </w:rPr>
                  </m:ctrlPr>
                </m:fPr>
                <m:num>
                  <m:sSup>
                    <m:sSupPr>
                      <m:ctrlPr>
                        <w:rPr>
                          <w:rFonts w:ascii="Cambria Math" w:hAnsi="Cambria Math" w:cs="宋体"/>
                          <w:i/>
                          <w:szCs w:val="21"/>
                        </w:rPr>
                      </m:ctrlPr>
                    </m:sSupPr>
                    <m:e>
                      <m:sSub>
                        <m:sSubPr>
                          <m:ctrlPr>
                            <w:rPr>
                              <w:rFonts w:ascii="Cambria Math" w:hAnsi="Cambria Math" w:cs="宋体" w:hint="eastAsia"/>
                              <w:i/>
                              <w:szCs w:val="21"/>
                            </w:rPr>
                          </m:ctrlPr>
                        </m:sSubPr>
                        <m:e>
                          <m:r>
                            <w:rPr>
                              <w:rFonts w:ascii="Cambria Math" w:hAnsi="Cambria Math" w:cs="宋体"/>
                              <w:szCs w:val="21"/>
                            </w:rPr>
                            <m:t>l</m:t>
                          </m:r>
                        </m:e>
                        <m:sub>
                          <m:r>
                            <w:rPr>
                              <w:rFonts w:ascii="Cambria Math" w:hAnsi="Cambria Math" w:cs="宋体"/>
                              <w:szCs w:val="21"/>
                            </w:rPr>
                            <m:t>j</m:t>
                          </m:r>
                        </m:sub>
                      </m:sSub>
                    </m:e>
                    <m:sup>
                      <m:r>
                        <w:rPr>
                          <w:rFonts w:ascii="Cambria Math" w:hAnsi="Cambria Math" w:cs="宋体"/>
                          <w:szCs w:val="21"/>
                        </w:rPr>
                        <m:t>α</m:t>
                      </m:r>
                    </m:sup>
                  </m:sSup>
                </m:num>
                <m:den>
                  <m:nary>
                    <m:naryPr>
                      <m:chr m:val="∑"/>
                      <m:limLoc m:val="subSup"/>
                      <m:ctrlPr>
                        <w:rPr>
                          <w:rFonts w:ascii="Cambria Math" w:hAnsi="Cambria Math" w:cs="宋体" w:hint="eastAsia"/>
                          <w:i/>
                          <w:szCs w:val="21"/>
                        </w:rPr>
                      </m:ctrlPr>
                    </m:naryPr>
                    <m:sub>
                      <m:r>
                        <w:rPr>
                          <w:rFonts w:ascii="Cambria Math" w:hAnsi="Cambria Math" w:cs="宋体"/>
                          <w:szCs w:val="21"/>
                        </w:rPr>
                        <m:t>j=1</m:t>
                      </m:r>
                    </m:sub>
                    <m:sup>
                      <m:r>
                        <w:rPr>
                          <w:rFonts w:ascii="Cambria Math" w:hAnsi="Cambria Math" w:cs="宋体"/>
                          <w:szCs w:val="21"/>
                        </w:rPr>
                        <m:t>k</m:t>
                      </m:r>
                    </m:sup>
                    <m:e>
                      <m:sSub>
                        <m:sSubPr>
                          <m:ctrlPr>
                            <w:rPr>
                              <w:rFonts w:ascii="Cambria Math" w:hAnsi="Cambria Math" w:cs="宋体" w:hint="eastAsia"/>
                              <w:i/>
                              <w:szCs w:val="21"/>
                            </w:rPr>
                          </m:ctrlPr>
                        </m:sSubPr>
                        <m:e>
                          <m:r>
                            <w:rPr>
                              <w:rFonts w:ascii="Cambria Math" w:hAnsi="Cambria Math" w:cs="宋体"/>
                              <w:szCs w:val="21"/>
                            </w:rPr>
                            <m:t>l</m:t>
                          </m:r>
                        </m:e>
                        <m:sub>
                          <m:r>
                            <w:rPr>
                              <w:rFonts w:ascii="Cambria Math" w:hAnsi="Cambria Math" w:cs="宋体"/>
                              <w:szCs w:val="21"/>
                            </w:rPr>
                            <m:t>j</m:t>
                          </m:r>
                        </m:sub>
                      </m:sSub>
                      <m:r>
                        <w:rPr>
                          <w:rFonts w:ascii="Cambria Math" w:hAnsi="Cambria Math" w:cs="宋体"/>
                          <w:szCs w:val="21"/>
                        </w:rPr>
                        <m:t>+k</m:t>
                      </m:r>
                    </m:e>
                  </m:nary>
                </m:den>
              </m:f>
              <m:sSub>
                <m:sSubPr>
                  <m:ctrlPr>
                    <w:rPr>
                      <w:rFonts w:ascii="Cambria Math" w:hAnsi="Cambria Math" w:cs="宋体" w:hint="eastAsia"/>
                      <w:i/>
                      <w:szCs w:val="21"/>
                    </w:rPr>
                  </m:ctrlPr>
                </m:sSubPr>
                <m:e>
                  <m:r>
                    <w:rPr>
                      <w:rFonts w:ascii="Cambria Math" w:hAnsi="Cambria Math" w:cs="宋体"/>
                      <w:szCs w:val="21"/>
                    </w:rPr>
                    <m:t>c</m:t>
                  </m:r>
                </m:e>
                <m:sub>
                  <m:r>
                    <w:rPr>
                      <w:rFonts w:ascii="Cambria Math" w:hAnsi="Cambria Math" w:cs="宋体"/>
                      <w:szCs w:val="21"/>
                    </w:rPr>
                    <m:t>j</m:t>
                  </m:r>
                </m:sub>
              </m:sSub>
            </m:e>
          </m:nary>
        </m:oMath>
      </m:oMathPara>
    </w:p>
    <w:p w14:paraId="75BAF519" w14:textId="77777777" w:rsidR="00B53220" w:rsidRDefault="00000000">
      <w:pPr>
        <w:tabs>
          <w:tab w:val="left" w:pos="1273"/>
          <w:tab w:val="left" w:pos="2271"/>
          <w:tab w:val="left" w:pos="3274"/>
          <w:tab w:val="left" w:pos="4698"/>
          <w:tab w:val="left" w:pos="6191"/>
          <w:tab w:val="left" w:pos="7184"/>
        </w:tabs>
        <w:spacing w:before="156" w:after="156"/>
        <w:jc w:val="left"/>
        <w:rPr>
          <w:rFonts w:ascii="宋体" w:hAnsi="宋体" w:cs="宋体" w:hint="eastAsia"/>
          <w:szCs w:val="21"/>
        </w:rPr>
      </w:pPr>
      <w:r>
        <w:rPr>
          <w:rFonts w:ascii="宋体" w:hAnsi="宋体" w:cs="宋体" w:hint="eastAsia"/>
          <w:szCs w:val="21"/>
        </w:rPr>
        <w:t>其中的</w:t>
      </w:r>
      <m:oMath>
        <m:sSub>
          <m:sSubPr>
            <m:ctrlPr>
              <w:rPr>
                <w:rFonts w:ascii="Cambria Math" w:hAnsi="Cambria Math" w:cs="宋体" w:hint="eastAsia"/>
                <w:i/>
                <w:szCs w:val="21"/>
              </w:rPr>
            </m:ctrlPr>
          </m:sSubPr>
          <m:e>
            <m:r>
              <w:rPr>
                <w:rFonts w:ascii="Cambria Math" w:hAnsi="Cambria Math" w:cs="宋体" w:hint="eastAsia"/>
                <w:szCs w:val="21"/>
              </w:rPr>
              <m:t>l</m:t>
            </m:r>
          </m:e>
          <m:sub>
            <m:r>
              <w:rPr>
                <w:rFonts w:ascii="Cambria Math" w:hAnsi="Cambria Math" w:cs="宋体" w:hint="eastAsia"/>
                <w:szCs w:val="21"/>
              </w:rPr>
              <m:t>j</m:t>
            </m:r>
          </m:sub>
        </m:sSub>
      </m:oMath>
      <w:r>
        <w:rPr>
          <w:rFonts w:ascii="宋体" w:hAnsi="宋体" w:cs="宋体" w:hint="eastAsia"/>
          <w:szCs w:val="21"/>
        </w:rPr>
        <w:t>为对第j条的</w:t>
      </w:r>
      <w:proofErr w:type="gramStart"/>
      <w:r>
        <w:rPr>
          <w:rFonts w:ascii="宋体" w:hAnsi="宋体" w:cs="宋体" w:hint="eastAsia"/>
          <w:szCs w:val="21"/>
        </w:rPr>
        <w:t>点赞数</w:t>
      </w:r>
      <w:proofErr w:type="gramEnd"/>
      <w:r>
        <w:rPr>
          <w:rFonts w:ascii="宋体" w:hAnsi="宋体" w:cs="宋体" w:hint="eastAsia"/>
          <w:szCs w:val="21"/>
        </w:rPr>
        <w:t>，k是评论总数，</w:t>
      </w:r>
      <w:r>
        <w:rPr>
          <w:rFonts w:ascii="宋体" w:hAnsi="宋体" w:cs="宋体"/>
          <w:i/>
          <w:iCs/>
          <w:szCs w:val="21"/>
        </w:rPr>
        <w:t>α</w:t>
      </w:r>
      <w:r>
        <w:rPr>
          <w:rFonts w:ascii="宋体" w:hAnsi="宋体" w:cs="宋体"/>
          <w:szCs w:val="21"/>
        </w:rPr>
        <w:t>是一个可调整的参数，用于控制点赞数对权重的影响力度</w:t>
      </w:r>
      <w:r>
        <w:rPr>
          <w:rFonts w:ascii="宋体" w:hAnsi="宋体" w:cs="宋体" w:hint="eastAsia"/>
          <w:szCs w:val="21"/>
        </w:rPr>
        <w:t>，</w:t>
      </w:r>
      <w:r>
        <w:rPr>
          <w:rFonts w:ascii="宋体" w:hAnsi="宋体" w:cs="宋体"/>
          <w:szCs w:val="21"/>
        </w:rPr>
        <w:t>通过</w:t>
      </w:r>
      <w:r>
        <w:rPr>
          <w:rFonts w:ascii="宋体" w:hAnsi="宋体" w:cs="宋体"/>
          <w:i/>
          <w:iCs/>
          <w:szCs w:val="21"/>
        </w:rPr>
        <w:t>α</w:t>
      </w:r>
      <w:r>
        <w:rPr>
          <w:rFonts w:ascii="宋体" w:hAnsi="宋体" w:cs="宋体"/>
          <w:szCs w:val="21"/>
        </w:rPr>
        <w:t>参数，可以</w:t>
      </w:r>
      <w:proofErr w:type="gramStart"/>
      <w:r>
        <w:rPr>
          <w:rFonts w:ascii="宋体" w:hAnsi="宋体" w:cs="宋体"/>
          <w:szCs w:val="21"/>
        </w:rPr>
        <w:t>调整点赞数对</w:t>
      </w:r>
      <w:proofErr w:type="gramEnd"/>
      <w:r>
        <w:rPr>
          <w:rFonts w:ascii="宋体" w:hAnsi="宋体" w:cs="宋体"/>
          <w:szCs w:val="21"/>
        </w:rPr>
        <w:t>权重的敏感度。当</w:t>
      </w:r>
      <w:r>
        <w:rPr>
          <w:rFonts w:ascii="宋体" w:hAnsi="宋体" w:cs="宋体"/>
          <w:i/>
          <w:iCs/>
          <w:szCs w:val="21"/>
        </w:rPr>
        <w:t>α</w:t>
      </w:r>
      <w:r>
        <w:rPr>
          <w:rFonts w:ascii="宋体" w:hAnsi="宋体" w:cs="宋体"/>
          <w:szCs w:val="21"/>
        </w:rPr>
        <w:t>&gt;1时，权重对</w:t>
      </w:r>
      <w:proofErr w:type="gramStart"/>
      <w:r>
        <w:rPr>
          <w:rFonts w:ascii="宋体" w:hAnsi="宋体" w:cs="宋体"/>
          <w:szCs w:val="21"/>
        </w:rPr>
        <w:t>点赞数</w:t>
      </w:r>
      <w:proofErr w:type="gramEnd"/>
      <w:r>
        <w:rPr>
          <w:rFonts w:ascii="宋体" w:hAnsi="宋体" w:cs="宋体"/>
          <w:szCs w:val="21"/>
        </w:rPr>
        <w:t>更敏感；当</w:t>
      </w:r>
      <w:r>
        <w:rPr>
          <w:rFonts w:ascii="宋体" w:hAnsi="宋体" w:cs="宋体"/>
          <w:i/>
          <w:iCs/>
          <w:szCs w:val="21"/>
        </w:rPr>
        <w:t>α</w:t>
      </w:r>
      <w:r>
        <w:rPr>
          <w:rFonts w:ascii="宋体" w:hAnsi="宋体" w:cs="宋体"/>
          <w:szCs w:val="21"/>
        </w:rPr>
        <w:t>&lt;1时，权重更加平滑。</w:t>
      </w:r>
      <w:r>
        <w:rPr>
          <w:rFonts w:ascii="宋体" w:hAnsi="宋体" w:cs="宋体" w:hint="eastAsia"/>
          <w:szCs w:val="21"/>
        </w:rPr>
        <w:t>该公式就是将每条评论的特征向量和其</w:t>
      </w:r>
      <w:proofErr w:type="gramStart"/>
      <w:r>
        <w:rPr>
          <w:rFonts w:ascii="宋体" w:hAnsi="宋体" w:cs="宋体" w:hint="eastAsia"/>
          <w:szCs w:val="21"/>
        </w:rPr>
        <w:t>点赞数</w:t>
      </w:r>
      <w:proofErr w:type="gramEnd"/>
      <w:r>
        <w:rPr>
          <w:rFonts w:ascii="宋体" w:hAnsi="宋体" w:cs="宋体" w:hint="eastAsia"/>
          <w:szCs w:val="21"/>
        </w:rPr>
        <w:t>进行了加权运算，</w:t>
      </w:r>
      <w:proofErr w:type="gramStart"/>
      <w:r>
        <w:rPr>
          <w:rFonts w:ascii="宋体" w:hAnsi="宋体" w:cs="宋体" w:hint="eastAsia"/>
          <w:szCs w:val="21"/>
        </w:rPr>
        <w:t>即点赞数多</w:t>
      </w:r>
      <w:proofErr w:type="gramEnd"/>
      <w:r>
        <w:rPr>
          <w:rFonts w:ascii="宋体" w:hAnsi="宋体" w:cs="宋体" w:hint="eastAsia"/>
          <w:szCs w:val="21"/>
        </w:rPr>
        <w:t>的评论，其特征向量的权重也就越高。</w:t>
      </w:r>
    </w:p>
    <w:p w14:paraId="2059C754" w14:textId="090A684F" w:rsidR="00B53220" w:rsidRDefault="00000000">
      <w:pPr>
        <w:pStyle w:val="3"/>
        <w:spacing w:before="156" w:after="156"/>
        <w:rPr>
          <w:rFonts w:hint="eastAsia"/>
        </w:rPr>
      </w:pPr>
      <w:bookmarkStart w:id="161" w:name="_Toc174289683"/>
      <w:r>
        <w:t>2.</w:t>
      </w:r>
      <w:r>
        <w:rPr>
          <w:rFonts w:hint="eastAsia"/>
        </w:rPr>
        <w:t>3</w:t>
      </w:r>
      <w:r>
        <w:t>.7</w:t>
      </w:r>
      <w:r w:rsidRPr="00A2393E">
        <w:t xml:space="preserve"> </w:t>
      </w:r>
      <w:r w:rsidRPr="00A2393E">
        <w:rPr>
          <w:rFonts w:hint="eastAsia"/>
        </w:rPr>
        <w:t>用户检测——主成分分析法和</w:t>
      </w:r>
      <w:r w:rsidRPr="00A2393E">
        <w:t>BERT</w:t>
      </w:r>
      <w:r w:rsidRPr="00A2393E">
        <w:rPr>
          <w:rFonts w:hint="eastAsia"/>
        </w:rPr>
        <w:t>模型</w:t>
      </w:r>
      <w:bookmarkEnd w:id="161"/>
    </w:p>
    <w:p w14:paraId="2F40B61C" w14:textId="77777777" w:rsidR="00B53220" w:rsidRDefault="00000000">
      <w:pPr>
        <w:spacing w:before="156" w:after="156"/>
        <w:ind w:firstLine="420"/>
        <w:rPr>
          <w:rFonts w:ascii="宋体" w:hAnsi="宋体" w:cs="宋体" w:hint="eastAsia"/>
        </w:rPr>
      </w:pPr>
      <w:r>
        <w:rPr>
          <w:rFonts w:ascii="宋体" w:hAnsi="宋体" w:cs="宋体"/>
        </w:rPr>
        <w:t>在用户检测部分，除了评论之外，用户的其他属性也对内容分析至关重要。</w:t>
      </w:r>
      <w:r>
        <w:rPr>
          <w:rFonts w:ascii="宋体" w:hAnsi="宋体" w:cs="宋体" w:hint="eastAsia"/>
        </w:rPr>
        <w:t>如</w:t>
      </w:r>
      <w:r>
        <w:rPr>
          <w:rFonts w:ascii="宋体" w:hAnsi="宋体" w:cs="宋体"/>
        </w:rPr>
        <w:t>用户的社交影响力，如粉丝量、订阅量和评论数</w:t>
      </w:r>
      <w:r>
        <w:rPr>
          <w:rFonts w:ascii="宋体" w:hAnsi="宋体" w:cs="宋体" w:hint="eastAsia"/>
        </w:rPr>
        <w:t>等</w:t>
      </w:r>
      <w:r>
        <w:rPr>
          <w:rFonts w:ascii="宋体" w:hAnsi="宋体" w:cs="宋体"/>
        </w:rPr>
        <w:t>，可以提供关于用户活跃度和受欢迎程度的线索。这些属性被综合起来，形成了一个发布者介绍，这个介绍可以更全面地描述用户的特征。</w:t>
      </w:r>
    </w:p>
    <w:p w14:paraId="60972CC8" w14:textId="77777777" w:rsidR="00B53220" w:rsidRDefault="00000000">
      <w:pPr>
        <w:spacing w:before="156" w:after="156"/>
        <w:ind w:firstLine="420"/>
        <w:rPr>
          <w:rFonts w:ascii="宋体" w:hAnsi="宋体" w:cs="宋体" w:hint="eastAsia"/>
        </w:rPr>
      </w:pPr>
      <w:r>
        <w:rPr>
          <w:rFonts w:ascii="宋体" w:hAnsi="宋体" w:cs="宋体" w:hint="eastAsia"/>
        </w:rPr>
        <w:t>但为了更好的应用这些数据，本文使用主成分分析方法对多维的用户特征</w:t>
      </w:r>
      <w:r>
        <w:rPr>
          <w:rFonts w:ascii="宋体" w:hAnsi="宋体" w:cs="宋体" w:hint="eastAsia"/>
        </w:rPr>
        <w:lastRenderedPageBreak/>
        <w:t>信息进行特征降维，用以找到最能体现样本间差异性的特征维度。文中将原有的8个特征维度降低到4个维度，用于去除噪声的影响，提高模型的准确率。</w:t>
      </w:r>
    </w:p>
    <w:p w14:paraId="229DE1FB" w14:textId="77777777" w:rsidR="00B53220" w:rsidRDefault="00000000">
      <w:pPr>
        <w:spacing w:before="156" w:after="156"/>
        <w:ind w:firstLine="420"/>
        <w:rPr>
          <w:rFonts w:ascii="宋体" w:hAnsi="宋体" w:cs="宋体" w:hint="eastAsia"/>
        </w:rPr>
      </w:pPr>
      <w:r>
        <w:rPr>
          <w:rFonts w:ascii="宋体" w:hAnsi="宋体" w:cs="宋体" w:hint="eastAsia"/>
        </w:rPr>
        <w:t>主成分分析方法的计算过程如下所示：</w:t>
      </w:r>
    </w:p>
    <w:p w14:paraId="1DF30E30" w14:textId="77777777" w:rsidR="00B53220" w:rsidRDefault="00000000">
      <w:pPr>
        <w:spacing w:before="156" w:after="156"/>
        <w:ind w:firstLine="420"/>
        <w:rPr>
          <w:rFonts w:ascii="宋体" w:hAnsi="宋体" w:cs="宋体" w:hint="eastAsia"/>
        </w:rPr>
      </w:pPr>
      <w:r>
        <w:rPr>
          <w:rFonts w:ascii="宋体" w:hAnsi="宋体" w:cs="宋体" w:hint="eastAsia"/>
        </w:rPr>
        <w:t>1.对矩阵进行标准化处理，并求得标准化矩阵后的协方差矩阵，计算公式如下：</w:t>
      </w:r>
    </w:p>
    <w:p w14:paraId="1073FD2A" w14:textId="77777777" w:rsidR="00B53220" w:rsidRDefault="00000000">
      <w:pPr>
        <w:spacing w:before="156" w:after="156"/>
        <w:ind w:firstLine="420"/>
        <w:jc w:val="center"/>
        <w:rPr>
          <w:rFonts w:ascii="宋体" w:hAnsi="宋体" w:cs="宋体" w:hint="eastAsia"/>
        </w:rPr>
      </w:pPr>
      <m:oMathPara>
        <m:oMath>
          <m:r>
            <w:rPr>
              <w:rFonts w:ascii="Cambria Math" w:hAnsi="Cambria Math" w:cs="宋体" w:hint="eastAsia"/>
            </w:rPr>
            <m:t>R</m:t>
          </m:r>
          <m:r>
            <w:rPr>
              <w:rFonts w:ascii="Cambria Math" w:hAnsi="Cambria Math" w:cs="宋体"/>
            </w:rPr>
            <m:t>=</m:t>
          </m:r>
          <m:f>
            <m:fPr>
              <m:ctrlPr>
                <w:rPr>
                  <w:rFonts w:ascii="Cambria Math" w:hAnsi="Cambria Math" w:cs="宋体"/>
                  <w:i/>
                </w:rPr>
              </m:ctrlPr>
            </m:fPr>
            <m:num>
              <m:nary>
                <m:naryPr>
                  <m:chr m:val="∑"/>
                  <m:limLoc m:val="undOvr"/>
                  <m:ctrlPr>
                    <w:rPr>
                      <w:rFonts w:ascii="Cambria Math" w:hAnsi="Cambria Math" w:cs="宋体"/>
                      <w:i/>
                    </w:rPr>
                  </m:ctrlPr>
                </m:naryPr>
                <m:sub>
                  <m:r>
                    <w:rPr>
                      <w:rFonts w:ascii="Cambria Math" w:hAnsi="Cambria Math" w:cs="宋体"/>
                    </w:rPr>
                    <m:t>k=1</m:t>
                  </m:r>
                </m:sub>
                <m:sup>
                  <m:r>
                    <w:rPr>
                      <w:rFonts w:ascii="Cambria Math" w:hAnsi="Cambria Math" w:cs="宋体"/>
                    </w:rPr>
                    <m:t>n</m:t>
                  </m:r>
                </m:sup>
                <m:e>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x</m:t>
                          </m:r>
                        </m:e>
                        <m:sub>
                          <m:r>
                            <w:rPr>
                              <w:rFonts w:ascii="Cambria Math" w:hAnsi="Cambria Math" w:cs="宋体"/>
                            </w:rPr>
                            <m:t>ki</m:t>
                          </m:r>
                        </m:sub>
                      </m:sSub>
                      <m:r>
                        <w:rPr>
                          <w:rFonts w:ascii="Cambria Math" w:hAnsi="Cambria Math" w:cs="宋体"/>
                        </w:rPr>
                        <m:t>-</m:t>
                      </m:r>
                      <m:acc>
                        <m:accPr>
                          <m:chr m:val="̅"/>
                          <m:ctrlPr>
                            <w:rPr>
                              <w:rFonts w:ascii="Cambria Math" w:hAnsi="Cambria Math" w:cs="宋体"/>
                              <w:i/>
                            </w:rPr>
                          </m:ctrlPr>
                        </m:accPr>
                        <m:e>
                          <m:sSub>
                            <m:sSubPr>
                              <m:ctrlPr>
                                <w:rPr>
                                  <w:rFonts w:ascii="Cambria Math" w:hAnsi="Cambria Math" w:cs="宋体"/>
                                  <w:i/>
                                </w:rPr>
                              </m:ctrlPr>
                            </m:sSubPr>
                            <m:e>
                              <m:r>
                                <w:rPr>
                                  <w:rFonts w:ascii="Cambria Math" w:hAnsi="Cambria Math" w:cs="宋体"/>
                                </w:rPr>
                                <m:t>x</m:t>
                              </m:r>
                            </m:e>
                            <m:sub>
                              <m:r>
                                <w:rPr>
                                  <w:rFonts w:ascii="Cambria Math" w:hAnsi="Cambria Math" w:cs="宋体"/>
                                </w:rPr>
                                <m:t>i</m:t>
                              </m:r>
                            </m:sub>
                          </m:sSub>
                        </m:e>
                      </m:acc>
                    </m:e>
                  </m:d>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x</m:t>
                          </m:r>
                        </m:e>
                        <m:sub>
                          <m:r>
                            <w:rPr>
                              <w:rFonts w:ascii="Cambria Math" w:hAnsi="Cambria Math" w:cs="宋体"/>
                            </w:rPr>
                            <m:t>ki</m:t>
                          </m:r>
                        </m:sub>
                      </m:sSub>
                      <m:r>
                        <w:rPr>
                          <w:rFonts w:ascii="Cambria Math" w:hAnsi="Cambria Math" w:cs="宋体"/>
                        </w:rPr>
                        <m:t>-</m:t>
                      </m:r>
                      <m:acc>
                        <m:accPr>
                          <m:chr m:val="̅"/>
                          <m:ctrlPr>
                            <w:rPr>
                              <w:rFonts w:ascii="Cambria Math" w:hAnsi="Cambria Math" w:cs="宋体"/>
                              <w:i/>
                            </w:rPr>
                          </m:ctrlPr>
                        </m:accPr>
                        <m:e>
                          <m:sSub>
                            <m:sSubPr>
                              <m:ctrlPr>
                                <w:rPr>
                                  <w:rFonts w:ascii="Cambria Math" w:hAnsi="Cambria Math" w:cs="宋体"/>
                                  <w:i/>
                                </w:rPr>
                              </m:ctrlPr>
                            </m:sSubPr>
                            <m:e>
                              <m:r>
                                <w:rPr>
                                  <w:rFonts w:ascii="Cambria Math" w:hAnsi="Cambria Math" w:cs="宋体"/>
                                </w:rPr>
                                <m:t>x</m:t>
                              </m:r>
                            </m:e>
                            <m:sub>
                              <m:r>
                                <w:rPr>
                                  <w:rFonts w:ascii="Cambria Math" w:hAnsi="Cambria Math" w:cs="宋体"/>
                                </w:rPr>
                                <m:t>j</m:t>
                              </m:r>
                            </m:sub>
                          </m:sSub>
                        </m:e>
                      </m:acc>
                    </m:e>
                  </m:d>
                </m:e>
              </m:nary>
            </m:num>
            <m:den>
              <m:rad>
                <m:radPr>
                  <m:degHide m:val="1"/>
                  <m:ctrlPr>
                    <w:rPr>
                      <w:rFonts w:ascii="Cambria Math" w:hAnsi="Cambria Math" w:cs="宋体"/>
                      <w:i/>
                    </w:rPr>
                  </m:ctrlPr>
                </m:radPr>
                <m:deg/>
                <m:e>
                  <m:nary>
                    <m:naryPr>
                      <m:chr m:val="∑"/>
                      <m:limLoc m:val="undOvr"/>
                      <m:ctrlPr>
                        <w:rPr>
                          <w:rFonts w:ascii="Cambria Math" w:hAnsi="Cambria Math" w:cs="宋体"/>
                          <w:i/>
                        </w:rPr>
                      </m:ctrlPr>
                    </m:naryPr>
                    <m:sub>
                      <m:r>
                        <w:rPr>
                          <w:rFonts w:ascii="Cambria Math" w:hAnsi="Cambria Math" w:cs="宋体"/>
                        </w:rPr>
                        <m:t>k=1</m:t>
                      </m:r>
                    </m:sub>
                    <m:sup>
                      <m:r>
                        <w:rPr>
                          <w:rFonts w:ascii="Cambria Math" w:hAnsi="Cambria Math" w:cs="宋体"/>
                        </w:rPr>
                        <m:t>n</m:t>
                      </m:r>
                    </m:sup>
                    <m:e>
                      <m:sSup>
                        <m:sSupPr>
                          <m:ctrlPr>
                            <w:rPr>
                              <w:rFonts w:ascii="Cambria Math" w:hAnsi="Cambria Math" w:cs="宋体"/>
                              <w:i/>
                            </w:rPr>
                          </m:ctrlPr>
                        </m:sSupPr>
                        <m:e>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x</m:t>
                                  </m:r>
                                </m:e>
                                <m:sub>
                                  <m:r>
                                    <w:rPr>
                                      <w:rFonts w:ascii="Cambria Math" w:hAnsi="Cambria Math" w:cs="宋体"/>
                                    </w:rPr>
                                    <m:t>ki</m:t>
                                  </m:r>
                                </m:sub>
                              </m:sSub>
                              <m:r>
                                <w:rPr>
                                  <w:rFonts w:ascii="Cambria Math" w:hAnsi="Cambria Math" w:cs="宋体"/>
                                </w:rPr>
                                <m:t>-</m:t>
                              </m:r>
                              <m:acc>
                                <m:accPr>
                                  <m:chr m:val="̅"/>
                                  <m:ctrlPr>
                                    <w:rPr>
                                      <w:rFonts w:ascii="Cambria Math" w:hAnsi="Cambria Math" w:cs="宋体"/>
                                      <w:i/>
                                    </w:rPr>
                                  </m:ctrlPr>
                                </m:accPr>
                                <m:e>
                                  <m:sSub>
                                    <m:sSubPr>
                                      <m:ctrlPr>
                                        <w:rPr>
                                          <w:rFonts w:ascii="Cambria Math" w:hAnsi="Cambria Math" w:cs="宋体"/>
                                          <w:i/>
                                        </w:rPr>
                                      </m:ctrlPr>
                                    </m:sSubPr>
                                    <m:e>
                                      <m:r>
                                        <w:rPr>
                                          <w:rFonts w:ascii="Cambria Math" w:hAnsi="Cambria Math" w:cs="宋体"/>
                                        </w:rPr>
                                        <m:t>x</m:t>
                                      </m:r>
                                    </m:e>
                                    <m:sub>
                                      <m:r>
                                        <w:rPr>
                                          <w:rFonts w:ascii="Cambria Math" w:hAnsi="Cambria Math" w:cs="宋体"/>
                                        </w:rPr>
                                        <m:t>i</m:t>
                                      </m:r>
                                    </m:sub>
                                  </m:sSub>
                                </m:e>
                              </m:acc>
                            </m:e>
                          </m:d>
                        </m:e>
                        <m:sup>
                          <m:r>
                            <w:rPr>
                              <w:rFonts w:ascii="Cambria Math" w:hAnsi="Cambria Math" w:cs="宋体"/>
                            </w:rPr>
                            <m:t>2</m:t>
                          </m:r>
                        </m:sup>
                      </m:sSup>
                    </m:e>
                  </m:nary>
                  <m:nary>
                    <m:naryPr>
                      <m:chr m:val="∑"/>
                      <m:limLoc m:val="undOvr"/>
                      <m:ctrlPr>
                        <w:rPr>
                          <w:rFonts w:ascii="Cambria Math" w:hAnsi="Cambria Math" w:cs="宋体"/>
                          <w:i/>
                        </w:rPr>
                      </m:ctrlPr>
                    </m:naryPr>
                    <m:sub>
                      <m:r>
                        <w:rPr>
                          <w:rFonts w:ascii="Cambria Math" w:hAnsi="Cambria Math" w:cs="宋体"/>
                        </w:rPr>
                        <m:t>k=1</m:t>
                      </m:r>
                    </m:sub>
                    <m:sup>
                      <m:r>
                        <w:rPr>
                          <w:rFonts w:ascii="Cambria Math" w:hAnsi="Cambria Math" w:cs="宋体"/>
                        </w:rPr>
                        <m:t>n</m:t>
                      </m:r>
                    </m:sup>
                    <m:e>
                      <m:sSup>
                        <m:sSupPr>
                          <m:ctrlPr>
                            <w:rPr>
                              <w:rFonts w:ascii="Cambria Math" w:hAnsi="Cambria Math" w:cs="宋体"/>
                              <w:i/>
                            </w:rPr>
                          </m:ctrlPr>
                        </m:sSupPr>
                        <m:e>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x</m:t>
                                  </m:r>
                                </m:e>
                                <m:sub>
                                  <m:r>
                                    <w:rPr>
                                      <w:rFonts w:ascii="Cambria Math" w:hAnsi="Cambria Math" w:cs="宋体"/>
                                    </w:rPr>
                                    <m:t>kj</m:t>
                                  </m:r>
                                </m:sub>
                              </m:sSub>
                              <m:r>
                                <w:rPr>
                                  <w:rFonts w:ascii="Cambria Math" w:hAnsi="Cambria Math" w:cs="宋体"/>
                                </w:rPr>
                                <m:t>-</m:t>
                              </m:r>
                              <m:acc>
                                <m:accPr>
                                  <m:chr m:val="̅"/>
                                  <m:ctrlPr>
                                    <w:rPr>
                                      <w:rFonts w:ascii="Cambria Math" w:hAnsi="Cambria Math" w:cs="宋体"/>
                                      <w:i/>
                                    </w:rPr>
                                  </m:ctrlPr>
                                </m:accPr>
                                <m:e>
                                  <m:sSub>
                                    <m:sSubPr>
                                      <m:ctrlPr>
                                        <w:rPr>
                                          <w:rFonts w:ascii="Cambria Math" w:hAnsi="Cambria Math" w:cs="宋体"/>
                                          <w:i/>
                                        </w:rPr>
                                      </m:ctrlPr>
                                    </m:sSubPr>
                                    <m:e>
                                      <m:r>
                                        <w:rPr>
                                          <w:rFonts w:ascii="Cambria Math" w:hAnsi="Cambria Math" w:cs="宋体"/>
                                        </w:rPr>
                                        <m:t>x</m:t>
                                      </m:r>
                                    </m:e>
                                    <m:sub>
                                      <m:r>
                                        <w:rPr>
                                          <w:rFonts w:ascii="Cambria Math" w:hAnsi="Cambria Math" w:cs="宋体"/>
                                        </w:rPr>
                                        <m:t>j</m:t>
                                      </m:r>
                                    </m:sub>
                                  </m:sSub>
                                </m:e>
                              </m:acc>
                            </m:e>
                          </m:d>
                        </m:e>
                        <m:sup>
                          <m:r>
                            <w:rPr>
                              <w:rFonts w:ascii="Cambria Math" w:hAnsi="Cambria Math" w:cs="宋体"/>
                            </w:rPr>
                            <m:t>2</m:t>
                          </m:r>
                        </m:sup>
                      </m:sSup>
                    </m:e>
                  </m:nary>
                </m:e>
              </m:rad>
            </m:den>
          </m:f>
        </m:oMath>
      </m:oMathPara>
    </w:p>
    <w:p w14:paraId="4CC3F0CD" w14:textId="77777777" w:rsidR="00B53220" w:rsidRDefault="00000000">
      <w:pPr>
        <w:spacing w:before="156" w:after="156"/>
        <w:ind w:left="420"/>
        <w:rPr>
          <w:rFonts w:ascii="宋体" w:hAnsi="宋体" w:cs="宋体" w:hint="eastAsia"/>
        </w:rPr>
      </w:pPr>
      <w:r>
        <w:rPr>
          <w:rFonts w:ascii="宋体" w:hAnsi="宋体" w:cs="宋体" w:hint="eastAsia"/>
        </w:rPr>
        <w:t>2.计算R的特征值和特征向量：</w:t>
      </w:r>
    </w:p>
    <w:p w14:paraId="13F9B953" w14:textId="77777777" w:rsidR="00B53220" w:rsidRDefault="00000000">
      <w:pPr>
        <w:pStyle w:val="ae"/>
        <w:spacing w:before="156" w:after="156"/>
        <w:ind w:left="780" w:firstLineChars="0" w:firstLine="0"/>
        <w:rPr>
          <w:rFonts w:ascii="宋体" w:hAnsi="宋体" w:cs="宋体" w:hint="eastAsia"/>
        </w:rPr>
      </w:pPr>
      <w:r>
        <w:rPr>
          <w:rFonts w:ascii="宋体" w:hAnsi="宋体" w:cs="宋体" w:hint="eastAsia"/>
        </w:rPr>
        <w:t>特征值</w:t>
      </w:r>
      <m:oMath>
        <m:sSub>
          <m:sSubPr>
            <m:ctrlPr>
              <w:rPr>
                <w:rFonts w:ascii="Cambria Math" w:hAnsi="Cambria Math" w:cs="宋体"/>
                <w:i/>
              </w:rPr>
            </m:ctrlPr>
          </m:sSubPr>
          <m:e>
            <m:r>
              <m:rPr>
                <m:sty m:val="p"/>
              </m:rPr>
              <w:rPr>
                <w:rFonts w:ascii="Cambria Math" w:hAnsi="Cambria Math" w:cs="宋体"/>
              </w:rPr>
              <m:t xml:space="preserve"> λ</m:t>
            </m:r>
          </m:e>
          <m:sub>
            <m:r>
              <w:rPr>
                <w:rFonts w:ascii="Cambria Math" w:hAnsi="Cambria Math" w:cs="宋体"/>
              </w:rPr>
              <m:t>1</m:t>
            </m:r>
          </m:sub>
        </m:sSub>
      </m:oMath>
      <w:r>
        <w:rPr>
          <w:rFonts w:ascii="宋体" w:hAnsi="宋体" w:cs="宋体" w:hint="eastAsia"/>
        </w:rPr>
        <w:t xml:space="preserve"> </w:t>
      </w:r>
      <w:r>
        <w:rPr>
          <w:rFonts w:ascii="宋体" w:hAnsi="宋体" w:cs="宋体"/>
        </w:rPr>
        <w:t>≥</w:t>
      </w:r>
      <w:r>
        <w:rPr>
          <w:rFonts w:ascii="宋体" w:hAnsi="宋体" w:cs="宋体" w:hint="eastAsia"/>
        </w:rPr>
        <w:t xml:space="preserve"> </w:t>
      </w:r>
      <m:oMath>
        <m:sSub>
          <m:sSubPr>
            <m:ctrlPr>
              <w:rPr>
                <w:rFonts w:ascii="Cambria Math" w:hAnsi="Cambria Math" w:cs="宋体"/>
                <w:i/>
              </w:rPr>
            </m:ctrlPr>
          </m:sSubPr>
          <m:e>
            <m:r>
              <m:rPr>
                <m:sty m:val="p"/>
              </m:rPr>
              <w:rPr>
                <w:rFonts w:ascii="Cambria Math" w:hAnsi="Cambria Math" w:cs="宋体"/>
              </w:rPr>
              <m:t xml:space="preserve"> λ</m:t>
            </m:r>
          </m:e>
          <m:sub>
            <m:r>
              <w:rPr>
                <w:rFonts w:ascii="Cambria Math" w:hAnsi="Cambria Math" w:cs="宋体"/>
              </w:rPr>
              <m:t>2</m:t>
            </m:r>
          </m:sub>
        </m:sSub>
      </m:oMath>
      <w:r>
        <w:rPr>
          <w:rFonts w:ascii="宋体" w:hAnsi="宋体" w:cs="宋体" w:hint="eastAsia"/>
        </w:rPr>
        <w:t xml:space="preserve"> </w:t>
      </w:r>
      <w:r>
        <w:rPr>
          <w:rFonts w:ascii="Times New Roman" w:hAnsi="Times New Roman"/>
        </w:rPr>
        <w:t>​</w:t>
      </w:r>
      <w:r>
        <w:rPr>
          <w:rFonts w:ascii="宋体" w:hAnsi="宋体" w:cs="宋体"/>
        </w:rPr>
        <w:t>≥</w:t>
      </w:r>
      <w:r>
        <w:rPr>
          <w:rFonts w:ascii="宋体" w:hAnsi="宋体" w:cs="宋体" w:hint="eastAsia"/>
        </w:rPr>
        <w:t xml:space="preserve"> </w:t>
      </w:r>
      <w:r>
        <w:rPr>
          <w:rFonts w:ascii="Cambria Math" w:hAnsi="Cambria Math" w:cs="Cambria Math"/>
        </w:rPr>
        <w:t>⋯</w:t>
      </w:r>
      <w:r>
        <w:rPr>
          <w:rFonts w:ascii="Cambria Math" w:hAnsi="Cambria Math" w:cs="Cambria Math" w:hint="eastAsia"/>
        </w:rPr>
        <w:t xml:space="preserve"> </w:t>
      </w:r>
      <w:r>
        <w:rPr>
          <w:rFonts w:ascii="宋体" w:hAnsi="宋体" w:cs="宋体"/>
        </w:rPr>
        <w:t>≥</w:t>
      </w:r>
      <w:r>
        <w:rPr>
          <w:rFonts w:ascii="宋体" w:hAnsi="宋体" w:cs="宋体" w:hint="eastAsia"/>
        </w:rPr>
        <w:t xml:space="preserve"> </w:t>
      </w:r>
      <m:oMath>
        <m:sSub>
          <m:sSubPr>
            <m:ctrlPr>
              <w:rPr>
                <w:rFonts w:ascii="Cambria Math" w:hAnsi="Cambria Math" w:cs="宋体"/>
                <w:i/>
              </w:rPr>
            </m:ctrlPr>
          </m:sSubPr>
          <m:e>
            <m:r>
              <m:rPr>
                <m:sty m:val="p"/>
              </m:rPr>
              <w:rPr>
                <w:rFonts w:ascii="Cambria Math" w:hAnsi="Cambria Math" w:cs="宋体"/>
              </w:rPr>
              <m:t xml:space="preserve"> λ</m:t>
            </m:r>
          </m:e>
          <m:sub>
            <m:r>
              <w:rPr>
                <w:rFonts w:ascii="Cambria Math" w:hAnsi="Cambria Math" w:cs="宋体" w:hint="eastAsia"/>
              </w:rPr>
              <m:t>p</m:t>
            </m:r>
          </m:sub>
        </m:sSub>
      </m:oMath>
      <w:r>
        <w:rPr>
          <w:rFonts w:ascii="Times New Roman" w:hAnsi="Times New Roman" w:hint="eastAsia"/>
        </w:rPr>
        <w:t xml:space="preserve"> </w:t>
      </w:r>
      <w:r>
        <w:rPr>
          <w:rFonts w:ascii="宋体" w:hAnsi="宋体" w:cs="宋体"/>
        </w:rPr>
        <w:t>≥</w:t>
      </w:r>
      <w:r>
        <w:rPr>
          <w:rFonts w:ascii="宋体" w:hAnsi="宋体" w:cs="宋体" w:hint="eastAsia"/>
        </w:rPr>
        <w:t xml:space="preserve"> </w:t>
      </w:r>
      <w:r>
        <w:rPr>
          <w:rFonts w:ascii="宋体" w:hAnsi="宋体" w:cs="宋体"/>
        </w:rPr>
        <w:t>0,(R是半正定矩阵，且</w:t>
      </w:r>
      <m:oMath>
        <m:r>
          <w:rPr>
            <w:rFonts w:ascii="Cambria Math" w:hAnsi="Cambria Math" w:cs="宋体"/>
          </w:rPr>
          <m:t>tr</m:t>
        </m:r>
        <m:d>
          <m:dPr>
            <m:ctrlPr>
              <w:rPr>
                <w:rFonts w:ascii="Cambria Math" w:hAnsi="Cambria Math" w:cs="宋体"/>
                <w:i/>
              </w:rPr>
            </m:ctrlPr>
          </m:dPr>
          <m:e>
            <m:r>
              <w:rPr>
                <w:rFonts w:ascii="Cambria Math" w:hAnsi="Cambria Math" w:cs="宋体"/>
              </w:rPr>
              <m:t>R</m:t>
            </m:r>
          </m:e>
        </m:d>
        <m:r>
          <w:rPr>
            <w:rFonts w:ascii="Cambria Math" w:hAnsi="Cambria Math" w:cs="宋体"/>
          </w:rPr>
          <m:t>=</m:t>
        </m:r>
        <m:nary>
          <m:naryPr>
            <m:chr m:val="∑"/>
            <m:limLoc m:val="undOvr"/>
            <m:ctrlPr>
              <w:rPr>
                <w:rFonts w:ascii="Cambria Math" w:hAnsi="Cambria Math" w:cs="宋体"/>
                <w:i/>
              </w:rPr>
            </m:ctrlPr>
          </m:naryPr>
          <m:sub>
            <m:r>
              <w:rPr>
                <w:rFonts w:ascii="Cambria Math" w:hAnsi="Cambria Math" w:cs="宋体"/>
              </w:rPr>
              <m:t>k=1</m:t>
            </m:r>
          </m:sub>
          <m:sup>
            <m:r>
              <w:rPr>
                <w:rFonts w:ascii="Cambria Math" w:hAnsi="Cambria Math" w:cs="宋体"/>
              </w:rPr>
              <m:t>p</m:t>
            </m:r>
          </m:sup>
          <m:e>
            <m:sSub>
              <m:sSubPr>
                <m:ctrlPr>
                  <w:rPr>
                    <w:rFonts w:ascii="Cambria Math" w:hAnsi="Cambria Math" w:cs="宋体"/>
                    <w:i/>
                  </w:rPr>
                </m:ctrlPr>
              </m:sSubPr>
              <m:e>
                <m:r>
                  <m:rPr>
                    <m:sty m:val="p"/>
                  </m:rPr>
                  <w:rPr>
                    <w:rFonts w:ascii="Cambria Math" w:hAnsi="Cambria Math" w:cs="宋体"/>
                  </w:rPr>
                  <m:t xml:space="preserve"> λ</m:t>
                </m:r>
              </m:e>
              <m:sub>
                <m:r>
                  <w:rPr>
                    <w:rFonts w:ascii="Cambria Math" w:hAnsi="Cambria Math" w:cs="宋体"/>
                  </w:rPr>
                  <m:t>k</m:t>
                </m:r>
              </m:sub>
            </m:sSub>
          </m:e>
        </m:nary>
        <m:r>
          <w:rPr>
            <w:rFonts w:ascii="Cambria Math" w:hAnsi="Cambria Math" w:cs="宋体"/>
          </w:rPr>
          <m:t>=p</m:t>
        </m:r>
      </m:oMath>
      <w:r>
        <w:rPr>
          <w:rFonts w:ascii="宋体" w:hAnsi="宋体" w:cs="宋体"/>
        </w:rPr>
        <w:t>)</w:t>
      </w:r>
    </w:p>
    <w:p w14:paraId="6E475840" w14:textId="77777777" w:rsidR="00B53220" w:rsidRDefault="00000000">
      <w:pPr>
        <w:pStyle w:val="ae"/>
        <w:spacing w:before="156" w:after="156"/>
        <w:ind w:left="780" w:firstLineChars="0" w:firstLine="0"/>
        <w:rPr>
          <w:rFonts w:ascii="宋体" w:hAnsi="宋体" w:cs="宋体" w:hint="eastAsia"/>
        </w:rPr>
      </w:pPr>
      <w:r>
        <w:rPr>
          <w:rFonts w:ascii="宋体" w:hAnsi="宋体" w:cs="宋体" w:hint="eastAsia"/>
        </w:rPr>
        <w:t>特征向量：</w:t>
      </w:r>
      <m:oMath>
        <m:sSub>
          <m:sSubPr>
            <m:ctrlPr>
              <w:rPr>
                <w:rFonts w:ascii="Cambria Math" w:hAnsi="Cambria Math" w:cs="宋体"/>
                <w:i/>
              </w:rPr>
            </m:ctrlPr>
          </m:sSubPr>
          <m:e>
            <m:r>
              <w:rPr>
                <w:rFonts w:ascii="Cambria Math" w:hAnsi="Cambria Math" w:cs="宋体"/>
              </w:rPr>
              <m:t>a</m:t>
            </m:r>
          </m:e>
          <m:sub>
            <m:r>
              <w:rPr>
                <w:rFonts w:ascii="Cambria Math" w:hAnsi="Cambria Math" w:cs="宋体"/>
              </w:rPr>
              <m:t>1</m:t>
            </m:r>
          </m:sub>
        </m:sSub>
        <m:r>
          <w:rPr>
            <w:rFonts w:ascii="Cambria Math" w:hAnsi="Cambria Math" w:cs="宋体"/>
          </w:rPr>
          <m:t>=</m:t>
        </m:r>
        <m:d>
          <m:dPr>
            <m:begChr m:val="["/>
            <m:endChr m:val="]"/>
            <m:ctrlPr>
              <w:rPr>
                <w:rFonts w:ascii="Cambria Math" w:hAnsi="Cambria Math" w:cs="宋体"/>
                <w:i/>
              </w:rPr>
            </m:ctrlPr>
          </m:dPr>
          <m:e>
            <m:m>
              <m:mPr>
                <m:mcs>
                  <m:mc>
                    <m:mcPr>
                      <m:count m:val="1"/>
                      <m:mcJc m:val="center"/>
                    </m:mcPr>
                  </m:mc>
                </m:mcs>
                <m:ctrlPr>
                  <w:rPr>
                    <w:rFonts w:ascii="Cambria Math" w:hAnsi="Cambria Math" w:cs="宋体"/>
                    <w:i/>
                  </w:rPr>
                </m:ctrlPr>
              </m:mPr>
              <m:mr>
                <m:e>
                  <m:sSub>
                    <m:sSubPr>
                      <m:ctrlPr>
                        <w:rPr>
                          <w:rFonts w:ascii="Cambria Math" w:hAnsi="Cambria Math" w:cs="宋体"/>
                          <w:i/>
                        </w:rPr>
                      </m:ctrlPr>
                    </m:sSubPr>
                    <m:e>
                      <m:r>
                        <w:rPr>
                          <w:rFonts w:ascii="Cambria Math" w:hAnsi="Cambria Math" w:cs="宋体"/>
                        </w:rPr>
                        <m:t>a</m:t>
                      </m:r>
                    </m:e>
                    <m:sub>
                      <m:r>
                        <w:rPr>
                          <w:rFonts w:ascii="Cambria Math" w:hAnsi="Cambria Math" w:cs="宋体"/>
                        </w:rPr>
                        <m:t>11</m:t>
                      </m:r>
                    </m:sub>
                  </m:sSub>
                </m:e>
              </m:mr>
              <m:mr>
                <m:e>
                  <m:r>
                    <w:rPr>
                      <w:rFonts w:ascii="Cambria Math" w:hAnsi="Cambria Math" w:cs="宋体"/>
                    </w:rPr>
                    <m:t>⋮</m:t>
                  </m:r>
                </m:e>
              </m:mr>
              <m:mr>
                <m:e>
                  <m:sSub>
                    <m:sSubPr>
                      <m:ctrlPr>
                        <w:rPr>
                          <w:rFonts w:ascii="Cambria Math" w:hAnsi="Cambria Math" w:cs="宋体"/>
                          <w:i/>
                        </w:rPr>
                      </m:ctrlPr>
                    </m:sSubPr>
                    <m:e>
                      <m:r>
                        <w:rPr>
                          <w:rFonts w:ascii="Cambria Math" w:hAnsi="Cambria Math" w:cs="宋体"/>
                        </w:rPr>
                        <m:t>a</m:t>
                      </m:r>
                    </m:e>
                    <m:sub>
                      <m:r>
                        <w:rPr>
                          <w:rFonts w:ascii="Cambria Math" w:hAnsi="Cambria Math" w:cs="宋体"/>
                        </w:rPr>
                        <m:t>p1</m:t>
                      </m:r>
                    </m:sub>
                  </m:sSub>
                </m:e>
              </m:mr>
            </m:m>
          </m:e>
        </m:d>
      </m:oMath>
      <w:r>
        <w:rPr>
          <w:rFonts w:ascii="宋体" w:hAnsi="宋体" w:cs="宋体" w:hint="eastAsia"/>
        </w:rPr>
        <w:t>，</w:t>
      </w:r>
      <m:oMath>
        <m:sSub>
          <m:sSubPr>
            <m:ctrlPr>
              <w:rPr>
                <w:rFonts w:ascii="Cambria Math" w:hAnsi="Cambria Math" w:cs="宋体"/>
                <w:i/>
              </w:rPr>
            </m:ctrlPr>
          </m:sSubPr>
          <m:e>
            <m:r>
              <w:rPr>
                <w:rFonts w:ascii="Cambria Math" w:hAnsi="Cambria Math" w:cs="宋体"/>
              </w:rPr>
              <m:t>a</m:t>
            </m:r>
          </m:e>
          <m:sub>
            <m:r>
              <w:rPr>
                <w:rFonts w:ascii="Cambria Math" w:hAnsi="Cambria Math" w:cs="宋体"/>
              </w:rPr>
              <m:t>2</m:t>
            </m:r>
          </m:sub>
        </m:sSub>
        <m:r>
          <w:rPr>
            <w:rFonts w:ascii="Cambria Math" w:hAnsi="Cambria Math" w:cs="宋体"/>
          </w:rPr>
          <m:t>=</m:t>
        </m:r>
        <m:d>
          <m:dPr>
            <m:begChr m:val="["/>
            <m:endChr m:val="]"/>
            <m:ctrlPr>
              <w:rPr>
                <w:rFonts w:ascii="Cambria Math" w:hAnsi="Cambria Math" w:cs="宋体"/>
                <w:i/>
              </w:rPr>
            </m:ctrlPr>
          </m:dPr>
          <m:e>
            <m:m>
              <m:mPr>
                <m:mcs>
                  <m:mc>
                    <m:mcPr>
                      <m:count m:val="1"/>
                      <m:mcJc m:val="center"/>
                    </m:mcPr>
                  </m:mc>
                </m:mcs>
                <m:ctrlPr>
                  <w:rPr>
                    <w:rFonts w:ascii="Cambria Math" w:hAnsi="Cambria Math" w:cs="宋体"/>
                    <w:i/>
                  </w:rPr>
                </m:ctrlPr>
              </m:mPr>
              <m:mr>
                <m:e>
                  <m:sSub>
                    <m:sSubPr>
                      <m:ctrlPr>
                        <w:rPr>
                          <w:rFonts w:ascii="Cambria Math" w:hAnsi="Cambria Math" w:cs="宋体"/>
                          <w:i/>
                        </w:rPr>
                      </m:ctrlPr>
                    </m:sSubPr>
                    <m:e>
                      <m:r>
                        <w:rPr>
                          <w:rFonts w:ascii="Cambria Math" w:hAnsi="Cambria Math" w:cs="宋体"/>
                        </w:rPr>
                        <m:t>a</m:t>
                      </m:r>
                    </m:e>
                    <m:sub>
                      <m:r>
                        <w:rPr>
                          <w:rFonts w:ascii="Cambria Math" w:hAnsi="Cambria Math" w:cs="宋体"/>
                        </w:rPr>
                        <m:t>12</m:t>
                      </m:r>
                    </m:sub>
                  </m:sSub>
                </m:e>
              </m:mr>
              <m:mr>
                <m:e>
                  <m:r>
                    <w:rPr>
                      <w:rFonts w:ascii="Cambria Math" w:hAnsi="Cambria Math" w:cs="宋体"/>
                    </w:rPr>
                    <m:t>⋮</m:t>
                  </m:r>
                </m:e>
              </m:mr>
              <m:mr>
                <m:e>
                  <m:sSub>
                    <m:sSubPr>
                      <m:ctrlPr>
                        <w:rPr>
                          <w:rFonts w:ascii="Cambria Math" w:hAnsi="Cambria Math" w:cs="宋体"/>
                          <w:i/>
                        </w:rPr>
                      </m:ctrlPr>
                    </m:sSubPr>
                    <m:e>
                      <m:r>
                        <w:rPr>
                          <w:rFonts w:ascii="Cambria Math" w:hAnsi="Cambria Math" w:cs="宋体"/>
                        </w:rPr>
                        <m:t>a</m:t>
                      </m:r>
                    </m:e>
                    <m:sub>
                      <m:r>
                        <w:rPr>
                          <w:rFonts w:ascii="Cambria Math" w:hAnsi="Cambria Math" w:cs="宋体"/>
                        </w:rPr>
                        <m:t>p2</m:t>
                      </m:r>
                    </m:sub>
                  </m:sSub>
                </m:e>
              </m:mr>
            </m:m>
          </m:e>
        </m:d>
      </m:oMath>
      <w:r>
        <w:rPr>
          <w:rFonts w:ascii="宋体" w:hAnsi="宋体" w:cs="宋体" w:hint="eastAsia"/>
        </w:rPr>
        <w:t>，</w:t>
      </w:r>
      <w:r>
        <w:rPr>
          <w:rFonts w:ascii="宋体" w:hAnsi="宋体" w:cs="宋体"/>
        </w:rPr>
        <w:t>…</w:t>
      </w:r>
      <w:r>
        <w:rPr>
          <w:rFonts w:ascii="宋体" w:hAnsi="宋体" w:cs="宋体" w:hint="eastAsia"/>
        </w:rPr>
        <w:t>，</w:t>
      </w:r>
      <m:oMath>
        <m:sSub>
          <m:sSubPr>
            <m:ctrlPr>
              <w:rPr>
                <w:rFonts w:ascii="Cambria Math" w:hAnsi="Cambria Math" w:cs="宋体"/>
                <w:i/>
              </w:rPr>
            </m:ctrlPr>
          </m:sSubPr>
          <m:e>
            <m:r>
              <w:rPr>
                <w:rFonts w:ascii="Cambria Math" w:hAnsi="Cambria Math" w:cs="宋体"/>
              </w:rPr>
              <m:t>a</m:t>
            </m:r>
          </m:e>
          <m:sub>
            <m:r>
              <w:rPr>
                <w:rFonts w:ascii="Cambria Math" w:hAnsi="Cambria Math" w:cs="宋体" w:hint="eastAsia"/>
              </w:rPr>
              <m:t>p</m:t>
            </m:r>
          </m:sub>
        </m:sSub>
        <m:r>
          <w:rPr>
            <w:rFonts w:ascii="Cambria Math" w:hAnsi="Cambria Math" w:cs="宋体"/>
          </w:rPr>
          <m:t>=</m:t>
        </m:r>
        <m:d>
          <m:dPr>
            <m:begChr m:val="["/>
            <m:endChr m:val="]"/>
            <m:ctrlPr>
              <w:rPr>
                <w:rFonts w:ascii="Cambria Math" w:hAnsi="Cambria Math" w:cs="宋体"/>
                <w:i/>
              </w:rPr>
            </m:ctrlPr>
          </m:dPr>
          <m:e>
            <m:m>
              <m:mPr>
                <m:mcs>
                  <m:mc>
                    <m:mcPr>
                      <m:count m:val="1"/>
                      <m:mcJc m:val="center"/>
                    </m:mcPr>
                  </m:mc>
                </m:mcs>
                <m:ctrlPr>
                  <w:rPr>
                    <w:rFonts w:ascii="Cambria Math" w:hAnsi="Cambria Math" w:cs="宋体"/>
                    <w:i/>
                  </w:rPr>
                </m:ctrlPr>
              </m:mPr>
              <m:mr>
                <m:e>
                  <m:sSub>
                    <m:sSubPr>
                      <m:ctrlPr>
                        <w:rPr>
                          <w:rFonts w:ascii="Cambria Math" w:hAnsi="Cambria Math" w:cs="宋体"/>
                          <w:i/>
                        </w:rPr>
                      </m:ctrlPr>
                    </m:sSubPr>
                    <m:e>
                      <m:r>
                        <w:rPr>
                          <w:rFonts w:ascii="Cambria Math" w:hAnsi="Cambria Math" w:cs="宋体"/>
                        </w:rPr>
                        <m:t>a</m:t>
                      </m:r>
                    </m:e>
                    <m:sub>
                      <m:r>
                        <w:rPr>
                          <w:rFonts w:ascii="Cambria Math" w:hAnsi="Cambria Math" w:cs="宋体"/>
                        </w:rPr>
                        <m:t>1p</m:t>
                      </m:r>
                    </m:sub>
                  </m:sSub>
                </m:e>
              </m:mr>
              <m:mr>
                <m:e>
                  <m:r>
                    <w:rPr>
                      <w:rFonts w:ascii="Cambria Math" w:hAnsi="Cambria Math" w:cs="宋体"/>
                    </w:rPr>
                    <m:t>⋮</m:t>
                  </m:r>
                </m:e>
              </m:mr>
              <m:mr>
                <m:e>
                  <m:sSub>
                    <m:sSubPr>
                      <m:ctrlPr>
                        <w:rPr>
                          <w:rFonts w:ascii="Cambria Math" w:hAnsi="Cambria Math" w:cs="宋体"/>
                          <w:i/>
                        </w:rPr>
                      </m:ctrlPr>
                    </m:sSubPr>
                    <m:e>
                      <m:r>
                        <w:rPr>
                          <w:rFonts w:ascii="Cambria Math" w:hAnsi="Cambria Math" w:cs="宋体"/>
                        </w:rPr>
                        <m:t>a</m:t>
                      </m:r>
                    </m:e>
                    <m:sub>
                      <m:r>
                        <w:rPr>
                          <w:rFonts w:ascii="Cambria Math" w:hAnsi="Cambria Math" w:cs="宋体"/>
                        </w:rPr>
                        <m:t>pp</m:t>
                      </m:r>
                    </m:sub>
                  </m:sSub>
                </m:e>
              </m:mr>
            </m:m>
          </m:e>
        </m:d>
      </m:oMath>
    </w:p>
    <w:p w14:paraId="42118ACF" w14:textId="77777777" w:rsidR="00B53220" w:rsidRDefault="00000000">
      <w:pPr>
        <w:spacing w:before="156" w:after="156"/>
        <w:ind w:left="420"/>
        <w:rPr>
          <w:rFonts w:ascii="宋体" w:hAnsi="宋体" w:cs="宋体" w:hint="eastAsia"/>
        </w:rPr>
      </w:pPr>
      <w:r>
        <w:rPr>
          <w:rFonts w:ascii="宋体" w:hAnsi="宋体" w:cs="宋体" w:hint="eastAsia"/>
        </w:rPr>
        <w:t>3.根据最大的n</w:t>
      </w:r>
      <w:proofErr w:type="gramStart"/>
      <w:r>
        <w:rPr>
          <w:rFonts w:ascii="宋体" w:hAnsi="宋体" w:cs="宋体" w:hint="eastAsia"/>
        </w:rPr>
        <w:t>个</w:t>
      </w:r>
      <w:proofErr w:type="gramEnd"/>
      <w:r>
        <w:rPr>
          <w:rFonts w:ascii="宋体" w:hAnsi="宋体" w:cs="宋体" w:hint="eastAsia"/>
        </w:rPr>
        <w:t>特征值，选择这n个特征向量所对应的n个特征向量组成</w:t>
      </w:r>
      <w:proofErr w:type="gramStart"/>
      <w:r>
        <w:rPr>
          <w:rFonts w:ascii="宋体" w:hAnsi="宋体" w:cs="宋体" w:hint="eastAsia"/>
        </w:rPr>
        <w:t>降维后</w:t>
      </w:r>
      <w:proofErr w:type="gramEnd"/>
      <w:r>
        <w:rPr>
          <w:rFonts w:ascii="宋体" w:hAnsi="宋体" w:cs="宋体" w:hint="eastAsia"/>
        </w:rPr>
        <w:t>的特征向量。</w:t>
      </w:r>
    </w:p>
    <w:p w14:paraId="3606EEE8" w14:textId="77777777" w:rsidR="00B53220" w:rsidRDefault="00000000">
      <w:pPr>
        <w:spacing w:before="156" w:after="156"/>
        <w:ind w:firstLine="420"/>
        <w:rPr>
          <w:rFonts w:ascii="宋体" w:hAnsi="宋体" w:cs="宋体" w:hint="eastAsia"/>
        </w:rPr>
      </w:pPr>
      <w:r>
        <w:rPr>
          <w:rFonts w:ascii="宋体" w:hAnsi="宋体" w:cs="宋体"/>
        </w:rPr>
        <w:t>与评论检测类似，发布者</w:t>
      </w:r>
      <w:r>
        <w:rPr>
          <w:rFonts w:ascii="宋体" w:hAnsi="宋体" w:cs="宋体" w:hint="eastAsia"/>
        </w:rPr>
        <w:t>的</w:t>
      </w:r>
      <w:r>
        <w:rPr>
          <w:rFonts w:ascii="宋体" w:hAnsi="宋体" w:cs="宋体"/>
        </w:rPr>
        <w:t>介绍</w:t>
      </w:r>
      <w:r>
        <w:rPr>
          <w:rFonts w:ascii="宋体" w:hAnsi="宋体" w:cs="宋体" w:hint="eastAsia"/>
        </w:rPr>
        <w:t>在经过主成分分析法特征</w:t>
      </w:r>
      <w:proofErr w:type="gramStart"/>
      <w:r>
        <w:rPr>
          <w:rFonts w:ascii="宋体" w:hAnsi="宋体" w:cs="宋体" w:hint="eastAsia"/>
        </w:rPr>
        <w:t>降维后</w:t>
      </w:r>
      <w:proofErr w:type="gramEnd"/>
      <w:r>
        <w:rPr>
          <w:rFonts w:ascii="宋体" w:hAnsi="宋体" w:cs="宋体" w:hint="eastAsia"/>
        </w:rPr>
        <w:t>，</w:t>
      </w:r>
      <w:r>
        <w:rPr>
          <w:rFonts w:ascii="宋体" w:hAnsi="宋体" w:cs="宋体"/>
        </w:rPr>
        <w:t>也被输入到BERT模型中，以提取用户特征向量。这些特征向量捕捉了用户属性的语义信息和与其他用户的关系。用户特征集合可以表示为：</w:t>
      </w:r>
      <m:oMath>
        <m:r>
          <m:rPr>
            <m:sty m:val="p"/>
          </m:rPr>
          <w:rPr>
            <w:rFonts w:ascii="Cambria Math" w:hAnsi="Cambria Math" w:cs="宋体" w:hint="eastAsia"/>
          </w:rPr>
          <m:t>Hu = [u1</m:t>
        </m:r>
        <m:r>
          <m:rPr>
            <m:sty m:val="p"/>
          </m:rPr>
          <w:rPr>
            <w:rFonts w:ascii="Cambria Math" w:hAnsi="Cambria Math" w:cs="宋体" w:hint="eastAsia"/>
          </w:rPr>
          <m:t>，…，</m:t>
        </m:r>
        <m:r>
          <m:rPr>
            <m:sty m:val="p"/>
          </m:rPr>
          <w:rPr>
            <w:rFonts w:ascii="Cambria Math" w:hAnsi="Cambria Math" w:cs="宋体" w:hint="eastAsia"/>
          </w:rPr>
          <m:t xml:space="preserve">uk] </m:t>
        </m:r>
      </m:oMath>
      <w:r>
        <w:rPr>
          <w:rFonts w:ascii="宋体" w:hAnsi="宋体" w:cs="宋体" w:hint="eastAsia"/>
        </w:rPr>
        <w:t>。</w:t>
      </w:r>
    </w:p>
    <w:p w14:paraId="43080D9A" w14:textId="77777777" w:rsidR="00B53220" w:rsidRDefault="00000000">
      <w:pPr>
        <w:pStyle w:val="2"/>
        <w:spacing w:before="156" w:after="156"/>
      </w:pPr>
      <w:bookmarkStart w:id="162" w:name="_Toc30445"/>
      <w:bookmarkStart w:id="163" w:name="_Toc174289684"/>
      <w:r>
        <w:rPr>
          <w:rFonts w:hint="eastAsia"/>
        </w:rPr>
        <w:t>2.4</w:t>
      </w:r>
      <w:r>
        <w:rPr>
          <w:rFonts w:hint="eastAsia"/>
        </w:rPr>
        <w:t>数据集介绍</w:t>
      </w:r>
      <w:bookmarkEnd w:id="162"/>
      <w:bookmarkEnd w:id="163"/>
    </w:p>
    <w:p w14:paraId="26FEA630" w14:textId="77777777" w:rsidR="00B53220" w:rsidRDefault="00000000">
      <w:pPr>
        <w:spacing w:before="156" w:after="156"/>
        <w:ind w:firstLine="420"/>
        <w:rPr>
          <w:rFonts w:ascii="宋体" w:hAnsi="宋体" w:cs="宋体" w:hint="eastAsia"/>
        </w:rPr>
      </w:pPr>
      <w:r>
        <w:rPr>
          <w:rFonts w:ascii="宋体" w:hAnsi="宋体" w:cs="宋体" w:hint="eastAsia"/>
        </w:rPr>
        <w:t>本文下载了数据集，</w:t>
      </w:r>
      <w:ins w:id="164" w:author="清欢" w:date="2024-08-10T21:41:00Z">
        <w:r>
          <w:rPr>
            <w:rFonts w:ascii="宋体" w:hAnsi="宋体" w:cs="宋体" w:hint="eastAsia"/>
          </w:rPr>
          <w:t>并</w:t>
        </w:r>
      </w:ins>
      <w:r>
        <w:rPr>
          <w:rFonts w:ascii="宋体" w:hAnsi="宋体" w:cs="宋体" w:hint="eastAsia"/>
        </w:rPr>
        <w:t>从中国两个流行的短视频平台，</w:t>
      </w:r>
      <w:proofErr w:type="gramStart"/>
      <w:r>
        <w:rPr>
          <w:rFonts w:ascii="宋体" w:hAnsi="宋体" w:cs="宋体" w:hint="eastAsia"/>
        </w:rPr>
        <w:t>即抖音上</w:t>
      </w:r>
      <w:proofErr w:type="gramEnd"/>
      <w:r>
        <w:rPr>
          <w:rFonts w:ascii="宋体" w:hAnsi="宋体" w:cs="宋体" w:hint="eastAsia"/>
        </w:rPr>
        <w:t>抓取了相关视频</w:t>
      </w:r>
      <w:ins w:id="165" w:author="清欢" w:date="2024-08-10T21:41:00Z">
        <w:r>
          <w:rPr>
            <w:rFonts w:ascii="宋体" w:hAnsi="宋体" w:cs="宋体" w:hint="eastAsia"/>
          </w:rPr>
          <w:t>进行数据集更新和优化</w:t>
        </w:r>
      </w:ins>
      <w:r>
        <w:rPr>
          <w:rFonts w:ascii="宋体" w:hAnsi="宋体" w:cs="宋体" w:hint="eastAsia"/>
        </w:rPr>
        <w:t>。图 2-</w:t>
      </w:r>
      <w:del w:id="166" w:author="清欢" w:date="2024-08-10T21:41:00Z">
        <w:r>
          <w:rPr>
            <w:rFonts w:ascii="宋体" w:hAnsi="宋体" w:cs="宋体"/>
          </w:rPr>
          <w:delText>7</w:delText>
        </w:r>
      </w:del>
      <w:ins w:id="167" w:author="清欢" w:date="2024-08-10T21:41:00Z">
        <w:r>
          <w:rPr>
            <w:rFonts w:ascii="宋体" w:hAnsi="宋体" w:cs="宋体" w:hint="eastAsia"/>
          </w:rPr>
          <w:t>15</w:t>
        </w:r>
      </w:ins>
      <w:r>
        <w:rPr>
          <w:rFonts w:ascii="宋体" w:hAnsi="宋体" w:cs="宋体" w:hint="eastAsia"/>
        </w:rPr>
        <w:t>是数据集的构建过程流程图。除了视频内容，数据集中还抓取了用户响应和发布者资料。要求标注者将给定的视频分为假的、真实的、揭穿的和其他的(包括无用的和无法验证的视频)。本文在所下载的数据</w:t>
      </w:r>
      <w:proofErr w:type="gramStart"/>
      <w:r>
        <w:rPr>
          <w:rFonts w:ascii="宋体" w:hAnsi="宋体" w:cs="宋体" w:hint="eastAsia"/>
        </w:rPr>
        <w:t>集基础</w:t>
      </w:r>
      <w:proofErr w:type="gramEnd"/>
      <w:r>
        <w:rPr>
          <w:rFonts w:ascii="宋体" w:hAnsi="宋体" w:cs="宋体" w:hint="eastAsia"/>
        </w:rPr>
        <w:t>上，新引进了300个2024最新</w:t>
      </w:r>
      <w:proofErr w:type="gramStart"/>
      <w:r>
        <w:rPr>
          <w:rFonts w:ascii="宋体" w:hAnsi="宋体" w:cs="宋体" w:hint="eastAsia"/>
        </w:rPr>
        <w:t>从抖音</w:t>
      </w:r>
      <w:proofErr w:type="gramEnd"/>
      <w:r>
        <w:rPr>
          <w:rFonts w:ascii="宋体" w:hAnsi="宋体" w:cs="宋体" w:hint="eastAsia"/>
        </w:rPr>
        <w:t>截取的短视频数据，</w:t>
      </w:r>
      <w:r>
        <w:rPr>
          <w:rFonts w:ascii="宋体" w:hAnsi="宋体" w:cs="宋体" w:hint="eastAsia"/>
        </w:rPr>
        <w:lastRenderedPageBreak/>
        <w:t>其中152个为</w:t>
      </w:r>
      <w:proofErr w:type="gramStart"/>
      <w:r>
        <w:rPr>
          <w:rFonts w:ascii="宋体" w:hAnsi="宋体" w:cs="宋体" w:hint="eastAsia"/>
        </w:rPr>
        <w:t>真新闻</w:t>
      </w:r>
      <w:proofErr w:type="gramEnd"/>
      <w:r>
        <w:rPr>
          <w:rFonts w:ascii="宋体" w:hAnsi="宋体" w:cs="宋体" w:hint="eastAsia"/>
        </w:rPr>
        <w:t>视频，148个为假新闻视频，本团队同样对其中的视频内容以及用户属性进行爬取，以获取最新的短视频新闻的造假模式。最终形成ES-SV数据集。在平衡采样后，最终在742个事件下得1832个假新闻视频、1832个真实新闻视频以及1884个被揭穿视频。但由于新闻本身具有较强的时效性，下载的数据集大多是2020年左右的视频，因此本团队手动标签了300个最新2024年的虚假新闻短视频并放入了数据集。总共有1984个真视频、1980个假视频和1990个被揭穿视频。</w:t>
      </w:r>
    </w:p>
    <w:p w14:paraId="123A3FBB" w14:textId="2B278AB0" w:rsidR="00B53220" w:rsidRDefault="00000000" w:rsidP="00536104">
      <w:pPr>
        <w:spacing w:before="156" w:after="156"/>
        <w:ind w:firstLine="420"/>
        <w:jc w:val="center"/>
        <w:rPr>
          <w:rFonts w:ascii="宋体" w:hAnsi="宋体" w:cs="宋体" w:hint="eastAsia"/>
        </w:rPr>
      </w:pPr>
      <w:r>
        <w:rPr>
          <w:rFonts w:ascii="宋体" w:hAnsi="宋体" w:cs="宋体" w:hint="eastAsia"/>
        </w:rPr>
        <w:br/>
      </w:r>
      <w:r w:rsidR="00536104" w:rsidRPr="00076F37">
        <w:rPr>
          <w:noProof/>
        </w:rPr>
        <w:drawing>
          <wp:inline distT="0" distB="0" distL="0" distR="0" wp14:anchorId="27005CE7" wp14:editId="53F8D106">
            <wp:extent cx="3094990" cy="1657879"/>
            <wp:effectExtent l="0" t="0" r="0" b="0"/>
            <wp:docPr id="1352880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80335" name=""/>
                    <pic:cNvPicPr/>
                  </pic:nvPicPr>
                  <pic:blipFill>
                    <a:blip r:embed="rId33"/>
                    <a:stretch>
                      <a:fillRect/>
                    </a:stretch>
                  </pic:blipFill>
                  <pic:spPr>
                    <a:xfrm>
                      <a:off x="0" y="0"/>
                      <a:ext cx="3125470" cy="1674206"/>
                    </a:xfrm>
                    <a:prstGeom prst="rect">
                      <a:avLst/>
                    </a:prstGeom>
                  </pic:spPr>
                </pic:pic>
              </a:graphicData>
            </a:graphic>
          </wp:inline>
        </w:drawing>
      </w:r>
    </w:p>
    <w:p w14:paraId="5FAB9690" w14:textId="77777777" w:rsidR="00B53220" w:rsidRDefault="00000000">
      <w:pPr>
        <w:spacing w:before="156" w:after="156"/>
        <w:jc w:val="center"/>
        <w:rPr>
          <w:rFonts w:ascii="宋体" w:hAnsi="宋体" w:cs="宋体" w:hint="eastAsia"/>
          <w:sz w:val="21"/>
          <w:szCs w:val="21"/>
        </w:rPr>
      </w:pPr>
      <w:r>
        <w:rPr>
          <w:rFonts w:ascii="宋体" w:hAnsi="宋体" w:cs="宋体" w:hint="eastAsia"/>
          <w:sz w:val="21"/>
          <w:szCs w:val="21"/>
        </w:rPr>
        <w:t>图2-</w:t>
      </w:r>
      <w:del w:id="168" w:author="清欢" w:date="2024-08-10T21:42:00Z">
        <w:r>
          <w:rPr>
            <w:rFonts w:ascii="宋体" w:hAnsi="宋体" w:cs="宋体"/>
            <w:sz w:val="21"/>
            <w:szCs w:val="21"/>
          </w:rPr>
          <w:delText>7</w:delText>
        </w:r>
      </w:del>
      <w:ins w:id="169" w:author="清欢" w:date="2024-08-10T21:42:00Z">
        <w:r>
          <w:rPr>
            <w:rFonts w:ascii="宋体" w:hAnsi="宋体" w:cs="宋体" w:hint="eastAsia"/>
            <w:sz w:val="21"/>
            <w:szCs w:val="21"/>
          </w:rPr>
          <w:t>15</w:t>
        </w:r>
      </w:ins>
      <w:r>
        <w:rPr>
          <w:rFonts w:ascii="宋体" w:hAnsi="宋体" w:cs="宋体" w:hint="eastAsia"/>
          <w:sz w:val="21"/>
          <w:szCs w:val="21"/>
        </w:rPr>
        <w:t xml:space="preserve">  ES-SV数据集的构建过程流程图</w:t>
      </w:r>
    </w:p>
    <w:p w14:paraId="54BC03E7" w14:textId="77777777" w:rsidR="00B53220" w:rsidRDefault="00000000">
      <w:pPr>
        <w:spacing w:before="156" w:after="156"/>
        <w:ind w:firstLine="420"/>
        <w:rPr>
          <w:rFonts w:ascii="宋体" w:hAnsi="宋体" w:cs="宋体" w:hint="eastAsia"/>
        </w:rPr>
      </w:pPr>
      <w:r>
        <w:rPr>
          <w:rFonts w:ascii="宋体" w:hAnsi="宋体" w:cs="宋体" w:hint="eastAsia"/>
        </w:rPr>
        <w:t>数据集的标签中主要有video id（视频号）、keywords（视频主要信息）、title（视频标题）、</w:t>
      </w:r>
      <w:proofErr w:type="spellStart"/>
      <w:r>
        <w:rPr>
          <w:rFonts w:ascii="宋体" w:hAnsi="宋体" w:cs="宋体" w:hint="eastAsia"/>
        </w:rPr>
        <w:t>count_like</w:t>
      </w:r>
      <w:proofErr w:type="spellEnd"/>
      <w:r>
        <w:rPr>
          <w:rFonts w:ascii="宋体" w:hAnsi="宋体" w:cs="宋体" w:hint="eastAsia"/>
        </w:rPr>
        <w:t>（</w:t>
      </w:r>
      <w:proofErr w:type="gramStart"/>
      <w:r>
        <w:rPr>
          <w:rFonts w:ascii="宋体" w:hAnsi="宋体" w:cs="宋体" w:hint="eastAsia"/>
        </w:rPr>
        <w:t>点赞数</w:t>
      </w:r>
      <w:proofErr w:type="gramEnd"/>
      <w:r>
        <w:rPr>
          <w:rFonts w:ascii="宋体" w:hAnsi="宋体" w:cs="宋体" w:hint="eastAsia"/>
        </w:rPr>
        <w:t>）、</w:t>
      </w:r>
      <w:proofErr w:type="spellStart"/>
      <w:r>
        <w:rPr>
          <w:rFonts w:ascii="宋体" w:hAnsi="宋体" w:cs="宋体" w:hint="eastAsia"/>
        </w:rPr>
        <w:t>count_comment</w:t>
      </w:r>
      <w:proofErr w:type="spellEnd"/>
      <w:r>
        <w:rPr>
          <w:rFonts w:ascii="宋体" w:hAnsi="宋体" w:cs="宋体" w:hint="eastAsia"/>
        </w:rPr>
        <w:t>（评论数）、</w:t>
      </w:r>
      <w:proofErr w:type="spellStart"/>
      <w:r>
        <w:rPr>
          <w:rFonts w:ascii="宋体" w:hAnsi="宋体" w:cs="宋体" w:hint="eastAsia"/>
        </w:rPr>
        <w:t>count_star</w:t>
      </w:r>
      <w:proofErr w:type="spellEnd"/>
      <w:r>
        <w:rPr>
          <w:rFonts w:ascii="宋体" w:hAnsi="宋体" w:cs="宋体" w:hint="eastAsia"/>
        </w:rPr>
        <w:t>（收藏数）、comments（具体评论）</w:t>
      </w:r>
      <w:proofErr w:type="spellStart"/>
      <w:r>
        <w:rPr>
          <w:rFonts w:ascii="宋体" w:hAnsi="宋体" w:cs="宋体" w:hint="eastAsia"/>
        </w:rPr>
        <w:t>author_verified</w:t>
      </w:r>
      <w:proofErr w:type="spellEnd"/>
      <w:r>
        <w:rPr>
          <w:rFonts w:ascii="宋体" w:hAnsi="宋体" w:cs="宋体" w:hint="eastAsia"/>
        </w:rPr>
        <w:t>（是否实名制）等。</w:t>
      </w:r>
    </w:p>
    <w:p w14:paraId="4BEE9CD8" w14:textId="77777777" w:rsidR="00B53220" w:rsidRDefault="00000000">
      <w:pPr>
        <w:spacing w:before="156" w:after="156"/>
        <w:ind w:firstLine="420"/>
        <w:rPr>
          <w:rFonts w:ascii="宋体" w:hAnsi="宋体" w:cs="宋体" w:hint="eastAsia"/>
          <w:w w:val="95"/>
          <w:position w:val="2"/>
        </w:rPr>
      </w:pPr>
      <w:r>
        <w:rPr>
          <w:rFonts w:ascii="宋体" w:hAnsi="宋体" w:cs="宋体" w:hint="eastAsia"/>
        </w:rPr>
        <w:t>图2-</w:t>
      </w:r>
      <w:del w:id="170" w:author="清欢" w:date="2024-08-10T21:42:00Z">
        <w:r>
          <w:rPr>
            <w:rFonts w:ascii="宋体" w:hAnsi="宋体" w:cs="宋体"/>
          </w:rPr>
          <w:delText>7</w:delText>
        </w:r>
      </w:del>
      <w:ins w:id="171" w:author="清欢" w:date="2024-08-10T21:42:00Z">
        <w:r>
          <w:rPr>
            <w:rFonts w:ascii="宋体" w:hAnsi="宋体" w:cs="宋体" w:hint="eastAsia"/>
          </w:rPr>
          <w:t>16</w:t>
        </w:r>
      </w:ins>
      <w:r>
        <w:rPr>
          <w:rFonts w:ascii="宋体" w:hAnsi="宋体" w:cs="宋体" w:hint="eastAsia"/>
        </w:rPr>
        <w:t>为</w:t>
      </w:r>
      <w:r>
        <w:rPr>
          <w:rFonts w:ascii="宋体" w:hAnsi="宋体" w:cs="宋体" w:hint="eastAsia"/>
          <w:sz w:val="21"/>
          <w:szCs w:val="21"/>
        </w:rPr>
        <w:t>ES-SV</w:t>
      </w:r>
      <w:r>
        <w:rPr>
          <w:rFonts w:ascii="宋体" w:hAnsi="宋体" w:cs="宋体" w:hint="eastAsia"/>
        </w:rPr>
        <w:t>数据集中所包含的短视频截图。该数据集共统计了1984个</w:t>
      </w:r>
      <w:proofErr w:type="gramStart"/>
      <w:r>
        <w:rPr>
          <w:rFonts w:ascii="宋体" w:hAnsi="宋体" w:cs="宋体" w:hint="eastAsia"/>
        </w:rPr>
        <w:t>真新闻</w:t>
      </w:r>
      <w:proofErr w:type="gramEnd"/>
      <w:r>
        <w:rPr>
          <w:rFonts w:ascii="宋体" w:hAnsi="宋体" w:cs="宋体" w:hint="eastAsia"/>
        </w:rPr>
        <w:t>视频和1980个假新闻视频。</w:t>
      </w:r>
    </w:p>
    <w:p w14:paraId="1C03E1D6" w14:textId="77777777" w:rsidR="00B53220" w:rsidRDefault="00000000">
      <w:pPr>
        <w:spacing w:before="156" w:after="156"/>
        <w:ind w:firstLine="420"/>
        <w:jc w:val="left"/>
        <w:rPr>
          <w:rFonts w:ascii="Times New Roman" w:hAnsi="Times New Roman"/>
          <w:snapToGrid w:val="0"/>
          <w:color w:val="000000"/>
          <w:w w:val="0"/>
          <w:kern w:val="0"/>
          <w:sz w:val="0"/>
          <w:szCs w:val="0"/>
          <w:u w:color="000000"/>
          <w:shd w:val="clear" w:color="000000" w:fill="000000"/>
          <w:lang w:bidi="zh-CN"/>
        </w:rPr>
      </w:pPr>
      <w:r>
        <w:rPr>
          <w:noProof/>
          <w:w w:val="95"/>
          <w:position w:val="2"/>
        </w:rPr>
        <w:lastRenderedPageBreak/>
        <w:drawing>
          <wp:inline distT="0" distB="0" distL="0" distR="0" wp14:anchorId="7C9990C0" wp14:editId="2A5310EF">
            <wp:extent cx="1140460" cy="1684655"/>
            <wp:effectExtent l="0" t="0" r="2540"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145856" cy="1684655"/>
                    </a:xfrm>
                    <a:prstGeom prst="rect">
                      <a:avLst/>
                    </a:prstGeom>
                    <a:noFill/>
                    <a:ln>
                      <a:noFill/>
                    </a:ln>
                  </pic:spPr>
                </pic:pic>
              </a:graphicData>
            </a:graphic>
          </wp:inline>
        </w:drawing>
      </w:r>
      <w:r>
        <w:rPr>
          <w:rFonts w:ascii="Times New Roman" w:eastAsia="Times New Roman" w:hAnsi="Times New Roman"/>
          <w:snapToGrid w:val="0"/>
          <w:color w:val="000000"/>
          <w:w w:val="0"/>
          <w:kern w:val="0"/>
          <w:sz w:val="0"/>
          <w:szCs w:val="0"/>
          <w:u w:color="000000"/>
          <w:shd w:val="clear" w:color="000000" w:fill="000000"/>
          <w:lang w:val="zh-CN" w:bidi="zh-CN"/>
        </w:rPr>
        <w:t xml:space="preserve"> </w:t>
      </w:r>
      <w:r>
        <w:rPr>
          <w:noProof/>
          <w:w w:val="95"/>
          <w:position w:val="2"/>
        </w:rPr>
        <w:drawing>
          <wp:inline distT="0" distB="0" distL="0" distR="0" wp14:anchorId="4FBD6BFA" wp14:editId="30E436C7">
            <wp:extent cx="1149350" cy="1690370"/>
            <wp:effectExtent l="0" t="0" r="127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176644" cy="1690370"/>
                    </a:xfrm>
                    <a:prstGeom prst="rect">
                      <a:avLst/>
                    </a:prstGeom>
                    <a:noFill/>
                    <a:ln>
                      <a:noFill/>
                    </a:ln>
                  </pic:spPr>
                </pic:pic>
              </a:graphicData>
            </a:graphic>
          </wp:inline>
        </w:drawing>
      </w:r>
      <w:r>
        <w:rPr>
          <w:rFonts w:hint="eastAsia"/>
          <w:w w:val="95"/>
          <w:position w:val="2"/>
        </w:rPr>
        <w:t xml:space="preserve">   </w:t>
      </w:r>
      <w:r>
        <w:rPr>
          <w:noProof/>
          <w:w w:val="95"/>
          <w:position w:val="2"/>
        </w:rPr>
        <w:drawing>
          <wp:inline distT="0" distB="0" distL="0" distR="0" wp14:anchorId="3E164BC8" wp14:editId="7866092D">
            <wp:extent cx="1143635" cy="1694180"/>
            <wp:effectExtent l="0" t="0" r="698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flipH="1">
                      <a:off x="0" y="0"/>
                      <a:ext cx="1168108" cy="1694180"/>
                    </a:xfrm>
                    <a:prstGeom prst="rect">
                      <a:avLst/>
                    </a:prstGeom>
                    <a:noFill/>
                    <a:ln>
                      <a:noFill/>
                    </a:ln>
                  </pic:spPr>
                </pic:pic>
              </a:graphicData>
            </a:graphic>
          </wp:inline>
        </w:drawing>
      </w:r>
      <w:r>
        <w:rPr>
          <w:noProof/>
          <w:w w:val="95"/>
          <w:position w:val="2"/>
        </w:rPr>
        <w:drawing>
          <wp:inline distT="0" distB="0" distL="0" distR="0" wp14:anchorId="7D7AF529" wp14:editId="711C22CC">
            <wp:extent cx="1131570" cy="1696720"/>
            <wp:effectExtent l="0" t="0" r="3810" b="25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151922" cy="1696720"/>
                    </a:xfrm>
                    <a:prstGeom prst="rect">
                      <a:avLst/>
                    </a:prstGeom>
                    <a:noFill/>
                    <a:ln>
                      <a:noFill/>
                    </a:ln>
                  </pic:spPr>
                </pic:pic>
              </a:graphicData>
            </a:graphic>
          </wp:inline>
        </w:drawing>
      </w:r>
      <w:r>
        <w:rPr>
          <w:rFonts w:hint="eastAsia"/>
          <w:w w:val="95"/>
          <w:position w:val="2"/>
        </w:rPr>
        <w:t xml:space="preserve"> </w:t>
      </w:r>
    </w:p>
    <w:p w14:paraId="5BFBA0A3" w14:textId="77777777" w:rsidR="00B53220" w:rsidRDefault="00000000">
      <w:pPr>
        <w:spacing w:before="156" w:after="156"/>
        <w:jc w:val="center"/>
        <w:rPr>
          <w:rFonts w:hint="eastAsia"/>
          <w:sz w:val="21"/>
          <w:szCs w:val="21"/>
        </w:rPr>
      </w:pPr>
      <w:r>
        <w:rPr>
          <w:rFonts w:hint="eastAsia"/>
          <w:sz w:val="21"/>
          <w:szCs w:val="21"/>
        </w:rPr>
        <w:t>(a)</w:t>
      </w:r>
      <w:r>
        <w:rPr>
          <w:rFonts w:hint="eastAsia"/>
          <w:sz w:val="21"/>
          <w:szCs w:val="21"/>
        </w:rPr>
        <w:t>假新闻</w:t>
      </w:r>
      <w:r>
        <w:rPr>
          <w:rFonts w:hint="eastAsia"/>
          <w:sz w:val="21"/>
          <w:szCs w:val="21"/>
        </w:rPr>
        <w:t xml:space="preserve">                    (b)</w:t>
      </w:r>
      <w:r>
        <w:rPr>
          <w:rFonts w:hint="eastAsia"/>
          <w:sz w:val="21"/>
          <w:szCs w:val="21"/>
        </w:rPr>
        <w:t>真新闻</w:t>
      </w:r>
    </w:p>
    <w:p w14:paraId="5F4E7B82" w14:textId="77777777" w:rsidR="00B53220" w:rsidRDefault="00000000">
      <w:pPr>
        <w:spacing w:before="156" w:after="156"/>
        <w:jc w:val="center"/>
        <w:rPr>
          <w:rFonts w:ascii="宋体" w:hAnsi="宋体" w:cs="宋体" w:hint="eastAsia"/>
          <w:sz w:val="21"/>
          <w:szCs w:val="21"/>
        </w:rPr>
      </w:pPr>
      <w:r>
        <w:rPr>
          <w:rFonts w:ascii="宋体" w:hAnsi="宋体" w:cs="宋体" w:hint="eastAsia"/>
          <w:sz w:val="21"/>
          <w:szCs w:val="21"/>
        </w:rPr>
        <w:t>图2-</w:t>
      </w:r>
      <w:del w:id="172" w:author="清欢" w:date="2024-08-10T21:42:00Z">
        <w:r>
          <w:rPr>
            <w:rFonts w:ascii="宋体" w:hAnsi="宋体" w:cs="宋体"/>
            <w:sz w:val="21"/>
            <w:szCs w:val="21"/>
          </w:rPr>
          <w:delText>8</w:delText>
        </w:r>
      </w:del>
      <w:ins w:id="173" w:author="清欢" w:date="2024-08-10T21:42:00Z">
        <w:r>
          <w:rPr>
            <w:rFonts w:ascii="宋体" w:hAnsi="宋体" w:cs="宋体" w:hint="eastAsia"/>
            <w:sz w:val="21"/>
            <w:szCs w:val="21"/>
          </w:rPr>
          <w:t>16</w:t>
        </w:r>
      </w:ins>
      <w:r>
        <w:rPr>
          <w:rFonts w:ascii="宋体" w:hAnsi="宋体" w:cs="宋体" w:hint="eastAsia"/>
          <w:sz w:val="21"/>
          <w:szCs w:val="21"/>
        </w:rPr>
        <w:t xml:space="preserve"> 短视频截图</w:t>
      </w:r>
    </w:p>
    <w:p w14:paraId="1389803A" w14:textId="1D08F82E" w:rsidR="00935D54" w:rsidRDefault="00000000" w:rsidP="00935D54">
      <w:pPr>
        <w:spacing w:before="156" w:after="156"/>
        <w:ind w:firstLine="420"/>
        <w:jc w:val="left"/>
        <w:rPr>
          <w:rFonts w:ascii="宋体" w:hAnsi="宋体" w:cs="宋体" w:hint="eastAsia"/>
        </w:rPr>
      </w:pPr>
      <w:r>
        <w:rPr>
          <w:rFonts w:ascii="宋体" w:hAnsi="宋体" w:cs="宋体" w:hint="eastAsia"/>
        </w:rPr>
        <w:t>表1是ES-SV和其他的数据集在模态方面的对比，可以明显看出，ES-SV</w:t>
      </w:r>
      <w:proofErr w:type="gramStart"/>
      <w:r>
        <w:rPr>
          <w:rFonts w:ascii="宋体" w:hAnsi="宋体" w:cs="宋体" w:hint="eastAsia"/>
        </w:rPr>
        <w:t>数据集所涉及</w:t>
      </w:r>
      <w:proofErr w:type="gramEnd"/>
      <w:r>
        <w:rPr>
          <w:rFonts w:ascii="宋体" w:hAnsi="宋体" w:cs="宋体" w:hint="eastAsia"/>
        </w:rPr>
        <w:t>的模态更为广泛且在短视频的数量上也有明显优势。</w:t>
      </w:r>
    </w:p>
    <w:p w14:paraId="175BFFEC" w14:textId="53E8D7FE" w:rsidR="00935D54" w:rsidRPr="00935D54" w:rsidRDefault="00935D54" w:rsidP="00935D54">
      <w:pPr>
        <w:spacing w:before="156" w:after="156"/>
        <w:ind w:firstLineChars="1000" w:firstLine="2100"/>
        <w:rPr>
          <w:rFonts w:ascii="宋体" w:hAnsi="宋体" w:hint="eastAsia"/>
          <w:sz w:val="21"/>
          <w:szCs w:val="21"/>
        </w:rPr>
      </w:pPr>
      <w:r w:rsidRPr="00935D54">
        <w:rPr>
          <w:rFonts w:ascii="宋体" w:hAnsi="宋体" w:hint="eastAsia"/>
          <w:sz w:val="21"/>
          <w:szCs w:val="21"/>
        </w:rPr>
        <w:t>表</w:t>
      </w:r>
      <w:r>
        <w:rPr>
          <w:rFonts w:ascii="宋体" w:hAnsi="宋体" w:hint="eastAsia"/>
          <w:sz w:val="21"/>
          <w:szCs w:val="21"/>
        </w:rPr>
        <w:t>1</w:t>
      </w:r>
      <w:r w:rsidRPr="00935D54">
        <w:rPr>
          <w:rFonts w:ascii="宋体" w:hAnsi="宋体" w:hint="eastAsia"/>
          <w:sz w:val="21"/>
          <w:szCs w:val="21"/>
        </w:rPr>
        <w:t xml:space="preserve"> ES-SV数据集与其他数据集比较</w:t>
      </w:r>
    </w:p>
    <w:tbl>
      <w:tblPr>
        <w:tblStyle w:val="ac"/>
        <w:tblW w:w="10196" w:type="dxa"/>
        <w:tblInd w:w="-943"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59"/>
        <w:gridCol w:w="1455"/>
        <w:gridCol w:w="1456"/>
        <w:gridCol w:w="1457"/>
        <w:gridCol w:w="1457"/>
        <w:gridCol w:w="1456"/>
        <w:gridCol w:w="1456"/>
      </w:tblGrid>
      <w:tr w:rsidR="00935D54" w14:paraId="28ECEAAF" w14:textId="77777777" w:rsidTr="00935D54">
        <w:tc>
          <w:tcPr>
            <w:tcW w:w="1459" w:type="dxa"/>
            <w:tcBorders>
              <w:top w:val="single" w:sz="12" w:space="0" w:color="auto"/>
              <w:bottom w:val="single" w:sz="6" w:space="0" w:color="auto"/>
            </w:tcBorders>
          </w:tcPr>
          <w:p w14:paraId="2D3380FF" w14:textId="77777777" w:rsidR="00935D54" w:rsidRDefault="00935D54" w:rsidP="004326C2">
            <w:pPr>
              <w:spacing w:before="156" w:after="156"/>
              <w:rPr>
                <w:rFonts w:hint="eastAsia"/>
              </w:rPr>
            </w:pPr>
            <w:r w:rsidRPr="001F705B">
              <w:rPr>
                <w:rFonts w:hint="eastAsia"/>
              </w:rPr>
              <w:t>数据集</w:t>
            </w:r>
          </w:p>
        </w:tc>
        <w:tc>
          <w:tcPr>
            <w:tcW w:w="1455" w:type="dxa"/>
            <w:tcBorders>
              <w:top w:val="single" w:sz="12" w:space="0" w:color="auto"/>
              <w:bottom w:val="single" w:sz="6" w:space="0" w:color="auto"/>
            </w:tcBorders>
          </w:tcPr>
          <w:p w14:paraId="2BE86FCF" w14:textId="77777777" w:rsidR="00935D54" w:rsidRDefault="00935D54" w:rsidP="004326C2">
            <w:pPr>
              <w:spacing w:before="156" w:after="156"/>
              <w:rPr>
                <w:rFonts w:hint="eastAsia"/>
              </w:rPr>
            </w:pPr>
            <w:r w:rsidRPr="001F705B">
              <w:rPr>
                <w:rFonts w:hint="eastAsia"/>
              </w:rPr>
              <w:t>视频</w:t>
            </w:r>
          </w:p>
        </w:tc>
        <w:tc>
          <w:tcPr>
            <w:tcW w:w="1456" w:type="dxa"/>
            <w:tcBorders>
              <w:top w:val="single" w:sz="12" w:space="0" w:color="auto"/>
              <w:bottom w:val="single" w:sz="6" w:space="0" w:color="auto"/>
            </w:tcBorders>
          </w:tcPr>
          <w:p w14:paraId="0F162262" w14:textId="77777777" w:rsidR="00935D54" w:rsidRDefault="00935D54" w:rsidP="004326C2">
            <w:pPr>
              <w:spacing w:before="156" w:after="156"/>
              <w:rPr>
                <w:rFonts w:hint="eastAsia"/>
              </w:rPr>
            </w:pPr>
            <w:r w:rsidRPr="001F705B">
              <w:rPr>
                <w:rFonts w:hint="eastAsia"/>
              </w:rPr>
              <w:t>标题</w:t>
            </w:r>
          </w:p>
        </w:tc>
        <w:tc>
          <w:tcPr>
            <w:tcW w:w="1457" w:type="dxa"/>
            <w:tcBorders>
              <w:top w:val="single" w:sz="12" w:space="0" w:color="auto"/>
              <w:bottom w:val="single" w:sz="6" w:space="0" w:color="auto"/>
            </w:tcBorders>
          </w:tcPr>
          <w:p w14:paraId="5F31B655" w14:textId="77777777" w:rsidR="00935D54" w:rsidRDefault="00935D54" w:rsidP="004326C2">
            <w:pPr>
              <w:spacing w:before="156" w:after="156"/>
              <w:rPr>
                <w:rFonts w:hint="eastAsia"/>
              </w:rPr>
            </w:pPr>
            <w:r w:rsidRPr="001F705B">
              <w:rPr>
                <w:rFonts w:hint="eastAsia"/>
              </w:rPr>
              <w:t>原视频</w:t>
            </w:r>
          </w:p>
        </w:tc>
        <w:tc>
          <w:tcPr>
            <w:tcW w:w="1457" w:type="dxa"/>
            <w:tcBorders>
              <w:top w:val="single" w:sz="12" w:space="0" w:color="auto"/>
              <w:bottom w:val="single" w:sz="6" w:space="0" w:color="auto"/>
            </w:tcBorders>
          </w:tcPr>
          <w:p w14:paraId="112CC594" w14:textId="77777777" w:rsidR="00935D54" w:rsidRDefault="00935D54" w:rsidP="004326C2">
            <w:pPr>
              <w:spacing w:before="156" w:after="156"/>
              <w:rPr>
                <w:rFonts w:hint="eastAsia"/>
              </w:rPr>
            </w:pPr>
            <w:r w:rsidRPr="001F705B">
              <w:rPr>
                <w:rFonts w:hint="eastAsia"/>
              </w:rPr>
              <w:t>评论</w:t>
            </w:r>
          </w:p>
        </w:tc>
        <w:tc>
          <w:tcPr>
            <w:tcW w:w="1456" w:type="dxa"/>
            <w:tcBorders>
              <w:top w:val="single" w:sz="12" w:space="0" w:color="auto"/>
              <w:bottom w:val="single" w:sz="6" w:space="0" w:color="auto"/>
            </w:tcBorders>
          </w:tcPr>
          <w:p w14:paraId="7DA48B6A" w14:textId="77777777" w:rsidR="00935D54" w:rsidRDefault="00935D54" w:rsidP="004326C2">
            <w:pPr>
              <w:spacing w:before="156" w:after="156"/>
              <w:rPr>
                <w:rFonts w:hint="eastAsia"/>
              </w:rPr>
            </w:pPr>
            <w:r w:rsidRPr="001F705B">
              <w:rPr>
                <w:rFonts w:hint="eastAsia"/>
              </w:rPr>
              <w:t>用户</w:t>
            </w:r>
          </w:p>
        </w:tc>
        <w:tc>
          <w:tcPr>
            <w:tcW w:w="1456" w:type="dxa"/>
            <w:tcBorders>
              <w:top w:val="single" w:sz="12" w:space="0" w:color="auto"/>
              <w:bottom w:val="single" w:sz="6" w:space="0" w:color="auto"/>
            </w:tcBorders>
          </w:tcPr>
          <w:p w14:paraId="2C855ABE" w14:textId="77777777" w:rsidR="00935D54" w:rsidRPr="001F705B" w:rsidRDefault="00935D54" w:rsidP="004326C2">
            <w:pPr>
              <w:spacing w:before="156" w:after="156"/>
              <w:rPr>
                <w:rFonts w:hint="eastAsia"/>
                <w:b/>
                <w:bCs/>
              </w:rPr>
            </w:pPr>
            <w:r w:rsidRPr="001F705B">
              <w:rPr>
                <w:rFonts w:hint="eastAsia"/>
              </w:rPr>
              <w:t>例子</w:t>
            </w:r>
          </w:p>
          <w:p w14:paraId="12F700F8" w14:textId="77777777" w:rsidR="00935D54" w:rsidRDefault="00935D54" w:rsidP="004326C2">
            <w:pPr>
              <w:spacing w:before="156" w:after="156"/>
              <w:rPr>
                <w:rFonts w:hint="eastAsia"/>
              </w:rPr>
            </w:pPr>
            <w:r w:rsidRPr="001F705B">
              <w:rPr>
                <w:rFonts w:hint="eastAsia"/>
              </w:rPr>
              <w:t>(</w:t>
            </w:r>
            <w:r w:rsidRPr="001F705B">
              <w:rPr>
                <w:rFonts w:hint="eastAsia"/>
              </w:rPr>
              <w:t>假</w:t>
            </w:r>
            <w:r w:rsidRPr="001F705B">
              <w:rPr>
                <w:rFonts w:hint="eastAsia"/>
              </w:rPr>
              <w:t>/</w:t>
            </w:r>
            <w:r w:rsidRPr="001F705B">
              <w:rPr>
                <w:rFonts w:hint="eastAsia"/>
              </w:rPr>
              <w:t>真</w:t>
            </w:r>
            <w:r w:rsidRPr="001F705B">
              <w:rPr>
                <w:rFonts w:hint="eastAsia"/>
              </w:rPr>
              <w:t>)</w:t>
            </w:r>
          </w:p>
        </w:tc>
      </w:tr>
      <w:tr w:rsidR="00935D54" w14:paraId="633863DD" w14:textId="77777777" w:rsidTr="00935D54">
        <w:tc>
          <w:tcPr>
            <w:tcW w:w="1459" w:type="dxa"/>
            <w:tcBorders>
              <w:top w:val="single" w:sz="6" w:space="0" w:color="auto"/>
            </w:tcBorders>
          </w:tcPr>
          <w:p w14:paraId="23F40515" w14:textId="77777777" w:rsidR="00935D54" w:rsidRPr="00935D54" w:rsidRDefault="00935D54" w:rsidP="004326C2">
            <w:pPr>
              <w:spacing w:before="156" w:after="156"/>
              <w:rPr>
                <w:rFonts w:hint="eastAsia"/>
                <w:sz w:val="13"/>
                <w:szCs w:val="13"/>
              </w:rPr>
            </w:pPr>
            <w:hyperlink r:id="rId38" w:anchor="_bookmark31" w:history="1">
              <w:r w:rsidRPr="00935D54">
                <w:rPr>
                  <w:rStyle w:val="af1"/>
                  <w:rFonts w:hint="eastAsia"/>
                  <w:b/>
                  <w:bCs/>
                  <w:color w:val="auto"/>
                  <w:sz w:val="13"/>
                  <w:szCs w:val="13"/>
                  <w:u w:val="none"/>
                </w:rPr>
                <w:t xml:space="preserve">(Hou et al. </w:t>
              </w:r>
            </w:hyperlink>
            <w:hyperlink r:id="rId39" w:anchor="_bookmark31" w:history="1">
              <w:r w:rsidRPr="00935D54">
                <w:rPr>
                  <w:rStyle w:val="af1"/>
                  <w:rFonts w:hint="eastAsia"/>
                  <w:b/>
                  <w:bCs/>
                  <w:color w:val="auto"/>
                  <w:sz w:val="13"/>
                  <w:szCs w:val="13"/>
                  <w:u w:val="none"/>
                </w:rPr>
                <w:t>2019)</w:t>
              </w:r>
            </w:hyperlink>
          </w:p>
        </w:tc>
        <w:tc>
          <w:tcPr>
            <w:tcW w:w="1455" w:type="dxa"/>
            <w:tcBorders>
              <w:top w:val="single" w:sz="6" w:space="0" w:color="auto"/>
            </w:tcBorders>
          </w:tcPr>
          <w:p w14:paraId="6373B15F" w14:textId="77777777" w:rsidR="00935D54" w:rsidRDefault="00935D54" w:rsidP="004326C2">
            <w:pPr>
              <w:spacing w:before="156" w:after="156"/>
              <w:rPr>
                <w:rFonts w:hint="eastAsia"/>
              </w:rPr>
            </w:pPr>
            <w:r w:rsidRPr="001F705B">
              <w:rPr>
                <w:rFonts w:hint="eastAsia"/>
                <w:b/>
                <w:bCs/>
              </w:rPr>
              <w:t>√</w:t>
            </w:r>
          </w:p>
        </w:tc>
        <w:tc>
          <w:tcPr>
            <w:tcW w:w="1456" w:type="dxa"/>
            <w:tcBorders>
              <w:top w:val="single" w:sz="6" w:space="0" w:color="auto"/>
            </w:tcBorders>
          </w:tcPr>
          <w:p w14:paraId="686872EF" w14:textId="77777777" w:rsidR="00935D54" w:rsidRDefault="00935D54" w:rsidP="004326C2">
            <w:pPr>
              <w:spacing w:before="156" w:after="156"/>
              <w:rPr>
                <w:rFonts w:hint="eastAsia"/>
              </w:rPr>
            </w:pPr>
          </w:p>
        </w:tc>
        <w:tc>
          <w:tcPr>
            <w:tcW w:w="1457" w:type="dxa"/>
            <w:tcBorders>
              <w:top w:val="single" w:sz="6" w:space="0" w:color="auto"/>
            </w:tcBorders>
          </w:tcPr>
          <w:p w14:paraId="0A0E2A79" w14:textId="77777777" w:rsidR="00935D54" w:rsidRDefault="00935D54" w:rsidP="004326C2">
            <w:pPr>
              <w:spacing w:before="156" w:after="156"/>
              <w:rPr>
                <w:rFonts w:hint="eastAsia"/>
              </w:rPr>
            </w:pPr>
            <w:r w:rsidRPr="001F705B">
              <w:rPr>
                <w:rFonts w:hint="eastAsia"/>
                <w:b/>
                <w:bCs/>
              </w:rPr>
              <w:t>√</w:t>
            </w:r>
          </w:p>
        </w:tc>
        <w:tc>
          <w:tcPr>
            <w:tcW w:w="1457" w:type="dxa"/>
            <w:tcBorders>
              <w:top w:val="single" w:sz="6" w:space="0" w:color="auto"/>
            </w:tcBorders>
          </w:tcPr>
          <w:p w14:paraId="5C8009CB" w14:textId="77777777" w:rsidR="00935D54" w:rsidRDefault="00935D54" w:rsidP="004326C2">
            <w:pPr>
              <w:spacing w:before="156" w:after="156"/>
              <w:rPr>
                <w:rFonts w:hint="eastAsia"/>
              </w:rPr>
            </w:pPr>
          </w:p>
        </w:tc>
        <w:tc>
          <w:tcPr>
            <w:tcW w:w="1456" w:type="dxa"/>
            <w:tcBorders>
              <w:top w:val="single" w:sz="6" w:space="0" w:color="auto"/>
            </w:tcBorders>
          </w:tcPr>
          <w:p w14:paraId="3704A689" w14:textId="77777777" w:rsidR="00935D54" w:rsidRDefault="00935D54" w:rsidP="004326C2">
            <w:pPr>
              <w:spacing w:before="156" w:after="156"/>
              <w:rPr>
                <w:rFonts w:hint="eastAsia"/>
              </w:rPr>
            </w:pPr>
          </w:p>
        </w:tc>
        <w:tc>
          <w:tcPr>
            <w:tcW w:w="1456" w:type="dxa"/>
            <w:tcBorders>
              <w:top w:val="single" w:sz="6" w:space="0" w:color="auto"/>
            </w:tcBorders>
          </w:tcPr>
          <w:p w14:paraId="48759DED" w14:textId="77777777" w:rsidR="00935D54" w:rsidRDefault="00935D54" w:rsidP="004326C2">
            <w:pPr>
              <w:spacing w:before="156" w:after="156"/>
              <w:rPr>
                <w:rFonts w:hint="eastAsia"/>
              </w:rPr>
            </w:pPr>
            <w:r w:rsidRPr="001F705B">
              <w:rPr>
                <w:rFonts w:hint="eastAsia"/>
                <w:b/>
                <w:bCs/>
              </w:rPr>
              <w:t>118/132</w:t>
            </w:r>
          </w:p>
        </w:tc>
      </w:tr>
      <w:tr w:rsidR="00935D54" w14:paraId="5DED33A6" w14:textId="77777777" w:rsidTr="00935D54">
        <w:tc>
          <w:tcPr>
            <w:tcW w:w="1459" w:type="dxa"/>
          </w:tcPr>
          <w:p w14:paraId="055BFC2A" w14:textId="77777777" w:rsidR="00935D54" w:rsidRPr="00935D54" w:rsidRDefault="00935D54" w:rsidP="004326C2">
            <w:pPr>
              <w:spacing w:before="156" w:after="156"/>
              <w:rPr>
                <w:rFonts w:hint="eastAsia"/>
                <w:sz w:val="13"/>
                <w:szCs w:val="13"/>
              </w:rPr>
            </w:pPr>
            <w:hyperlink r:id="rId40" w:anchor="_bookmark39" w:history="1">
              <w:r w:rsidRPr="00935D54">
                <w:rPr>
                  <w:rStyle w:val="af1"/>
                  <w:rFonts w:hint="eastAsia"/>
                  <w:b/>
                  <w:bCs/>
                  <w:color w:val="auto"/>
                  <w:sz w:val="13"/>
                  <w:szCs w:val="13"/>
                  <w:u w:val="none"/>
                </w:rPr>
                <w:t xml:space="preserve">(Medina et al. </w:t>
              </w:r>
            </w:hyperlink>
            <w:hyperlink r:id="rId41" w:anchor="_bookmark39" w:history="1">
              <w:r w:rsidRPr="00935D54">
                <w:rPr>
                  <w:rStyle w:val="af1"/>
                  <w:rFonts w:hint="eastAsia"/>
                  <w:b/>
                  <w:bCs/>
                  <w:color w:val="auto"/>
                  <w:sz w:val="13"/>
                  <w:szCs w:val="13"/>
                  <w:u w:val="none"/>
                </w:rPr>
                <w:t>2020)</w:t>
              </w:r>
            </w:hyperlink>
          </w:p>
        </w:tc>
        <w:tc>
          <w:tcPr>
            <w:tcW w:w="1455" w:type="dxa"/>
          </w:tcPr>
          <w:p w14:paraId="34E599CC" w14:textId="77777777" w:rsidR="00935D54" w:rsidRDefault="00935D54" w:rsidP="004326C2">
            <w:pPr>
              <w:spacing w:before="156" w:after="156"/>
              <w:rPr>
                <w:rFonts w:hint="eastAsia"/>
              </w:rPr>
            </w:pPr>
            <w:r w:rsidRPr="001F705B">
              <w:rPr>
                <w:rFonts w:hint="eastAsia"/>
                <w:b/>
                <w:bCs/>
              </w:rPr>
              <w:t>√</w:t>
            </w:r>
          </w:p>
        </w:tc>
        <w:tc>
          <w:tcPr>
            <w:tcW w:w="1456" w:type="dxa"/>
          </w:tcPr>
          <w:p w14:paraId="6749E5F9" w14:textId="77777777" w:rsidR="00935D54" w:rsidRDefault="00935D54" w:rsidP="004326C2">
            <w:pPr>
              <w:spacing w:before="156" w:after="156"/>
              <w:rPr>
                <w:rFonts w:hint="eastAsia"/>
              </w:rPr>
            </w:pPr>
            <w:r w:rsidRPr="001F705B">
              <w:rPr>
                <w:rFonts w:hint="eastAsia"/>
                <w:b/>
                <w:bCs/>
              </w:rPr>
              <w:t>√</w:t>
            </w:r>
          </w:p>
        </w:tc>
        <w:tc>
          <w:tcPr>
            <w:tcW w:w="1457" w:type="dxa"/>
          </w:tcPr>
          <w:p w14:paraId="19086A82" w14:textId="77777777" w:rsidR="00935D54" w:rsidRDefault="00935D54" w:rsidP="004326C2">
            <w:pPr>
              <w:spacing w:before="156" w:after="156"/>
              <w:rPr>
                <w:rFonts w:hint="eastAsia"/>
              </w:rPr>
            </w:pPr>
          </w:p>
        </w:tc>
        <w:tc>
          <w:tcPr>
            <w:tcW w:w="1457" w:type="dxa"/>
          </w:tcPr>
          <w:p w14:paraId="72EACA06" w14:textId="77777777" w:rsidR="00935D54" w:rsidRDefault="00935D54" w:rsidP="004326C2">
            <w:pPr>
              <w:spacing w:before="156" w:after="156"/>
              <w:rPr>
                <w:rFonts w:hint="eastAsia"/>
              </w:rPr>
            </w:pPr>
            <w:r w:rsidRPr="001F705B">
              <w:rPr>
                <w:rFonts w:hint="eastAsia"/>
                <w:b/>
                <w:bCs/>
              </w:rPr>
              <w:t>√</w:t>
            </w:r>
          </w:p>
        </w:tc>
        <w:tc>
          <w:tcPr>
            <w:tcW w:w="1456" w:type="dxa"/>
          </w:tcPr>
          <w:p w14:paraId="34554F5A" w14:textId="77777777" w:rsidR="00935D54" w:rsidRDefault="00935D54" w:rsidP="004326C2">
            <w:pPr>
              <w:spacing w:before="156" w:after="156"/>
              <w:rPr>
                <w:rFonts w:hint="eastAsia"/>
              </w:rPr>
            </w:pPr>
          </w:p>
        </w:tc>
        <w:tc>
          <w:tcPr>
            <w:tcW w:w="1456" w:type="dxa"/>
          </w:tcPr>
          <w:p w14:paraId="47D1FD3F" w14:textId="77777777" w:rsidR="00935D54" w:rsidRDefault="00935D54" w:rsidP="004326C2">
            <w:pPr>
              <w:spacing w:before="156" w:after="156"/>
              <w:rPr>
                <w:rFonts w:hint="eastAsia"/>
              </w:rPr>
            </w:pPr>
            <w:r w:rsidRPr="001F705B">
              <w:rPr>
                <w:rFonts w:hint="eastAsia"/>
                <w:b/>
                <w:bCs/>
              </w:rPr>
              <w:t>113/67</w:t>
            </w:r>
          </w:p>
        </w:tc>
      </w:tr>
      <w:tr w:rsidR="00935D54" w14:paraId="705801C0" w14:textId="77777777" w:rsidTr="00935D54">
        <w:tc>
          <w:tcPr>
            <w:tcW w:w="1459" w:type="dxa"/>
          </w:tcPr>
          <w:p w14:paraId="6FE3585E" w14:textId="77777777" w:rsidR="00935D54" w:rsidRPr="00935D54" w:rsidRDefault="00935D54" w:rsidP="004326C2">
            <w:pPr>
              <w:spacing w:before="156" w:after="156"/>
              <w:rPr>
                <w:rFonts w:hint="eastAsia"/>
                <w:sz w:val="13"/>
                <w:szCs w:val="13"/>
              </w:rPr>
            </w:pPr>
            <w:hyperlink r:id="rId42" w:anchor="_bookmark27" w:history="1">
              <w:r w:rsidRPr="00935D54">
                <w:rPr>
                  <w:rStyle w:val="af1"/>
                  <w:rFonts w:hint="eastAsia"/>
                  <w:b/>
                  <w:bCs/>
                  <w:color w:val="auto"/>
                  <w:sz w:val="13"/>
                  <w:szCs w:val="13"/>
                  <w:u w:val="none"/>
                </w:rPr>
                <w:t xml:space="preserve">(Choi and Ko </w:t>
              </w:r>
            </w:hyperlink>
            <w:hyperlink r:id="rId43" w:anchor="_bookmark27" w:history="1">
              <w:r w:rsidRPr="00935D54">
                <w:rPr>
                  <w:rStyle w:val="af1"/>
                  <w:rFonts w:hint="eastAsia"/>
                  <w:b/>
                  <w:bCs/>
                  <w:color w:val="auto"/>
                  <w:sz w:val="13"/>
                  <w:szCs w:val="13"/>
                  <w:u w:val="none"/>
                </w:rPr>
                <w:t>2021)</w:t>
              </w:r>
            </w:hyperlink>
          </w:p>
        </w:tc>
        <w:tc>
          <w:tcPr>
            <w:tcW w:w="1455" w:type="dxa"/>
          </w:tcPr>
          <w:p w14:paraId="7FC21205" w14:textId="77777777" w:rsidR="00935D54" w:rsidRDefault="00935D54" w:rsidP="004326C2">
            <w:pPr>
              <w:spacing w:before="156" w:after="156"/>
              <w:rPr>
                <w:rFonts w:hint="eastAsia"/>
              </w:rPr>
            </w:pPr>
            <w:r w:rsidRPr="001F705B">
              <w:rPr>
                <w:rFonts w:hint="eastAsia"/>
                <w:b/>
                <w:bCs/>
              </w:rPr>
              <w:t>√</w:t>
            </w:r>
          </w:p>
        </w:tc>
        <w:tc>
          <w:tcPr>
            <w:tcW w:w="1456" w:type="dxa"/>
          </w:tcPr>
          <w:p w14:paraId="533A3E08" w14:textId="77777777" w:rsidR="00935D54" w:rsidRDefault="00935D54" w:rsidP="004326C2">
            <w:pPr>
              <w:spacing w:before="156" w:after="156"/>
              <w:rPr>
                <w:rFonts w:hint="eastAsia"/>
              </w:rPr>
            </w:pPr>
            <w:r w:rsidRPr="001F705B">
              <w:rPr>
                <w:rFonts w:hint="eastAsia"/>
                <w:b/>
                <w:bCs/>
              </w:rPr>
              <w:t>√</w:t>
            </w:r>
          </w:p>
        </w:tc>
        <w:tc>
          <w:tcPr>
            <w:tcW w:w="1457" w:type="dxa"/>
          </w:tcPr>
          <w:p w14:paraId="7C6A8840" w14:textId="77777777" w:rsidR="00935D54" w:rsidRDefault="00935D54" w:rsidP="004326C2">
            <w:pPr>
              <w:spacing w:before="156" w:after="156"/>
              <w:rPr>
                <w:rFonts w:hint="eastAsia"/>
              </w:rPr>
            </w:pPr>
          </w:p>
        </w:tc>
        <w:tc>
          <w:tcPr>
            <w:tcW w:w="1457" w:type="dxa"/>
          </w:tcPr>
          <w:p w14:paraId="1DFA0D2B" w14:textId="77777777" w:rsidR="00935D54" w:rsidRDefault="00935D54" w:rsidP="004326C2">
            <w:pPr>
              <w:spacing w:before="156" w:after="156"/>
              <w:rPr>
                <w:rFonts w:hint="eastAsia"/>
              </w:rPr>
            </w:pPr>
            <w:r w:rsidRPr="001F705B">
              <w:rPr>
                <w:rFonts w:hint="eastAsia"/>
                <w:b/>
                <w:bCs/>
              </w:rPr>
              <w:t>√</w:t>
            </w:r>
          </w:p>
        </w:tc>
        <w:tc>
          <w:tcPr>
            <w:tcW w:w="1456" w:type="dxa"/>
          </w:tcPr>
          <w:p w14:paraId="1CD7DF4C" w14:textId="77777777" w:rsidR="00935D54" w:rsidRDefault="00935D54" w:rsidP="004326C2">
            <w:pPr>
              <w:spacing w:before="156" w:after="156"/>
              <w:rPr>
                <w:rFonts w:hint="eastAsia"/>
              </w:rPr>
            </w:pPr>
          </w:p>
        </w:tc>
        <w:tc>
          <w:tcPr>
            <w:tcW w:w="1456" w:type="dxa"/>
          </w:tcPr>
          <w:p w14:paraId="209E34B0" w14:textId="77777777" w:rsidR="00935D54" w:rsidRDefault="00935D54" w:rsidP="004326C2">
            <w:pPr>
              <w:spacing w:before="156" w:after="156"/>
              <w:rPr>
                <w:rFonts w:hint="eastAsia"/>
              </w:rPr>
            </w:pPr>
            <w:r w:rsidRPr="001F705B">
              <w:rPr>
                <w:rFonts w:hint="eastAsia"/>
                <w:b/>
                <w:bCs/>
              </w:rPr>
              <w:t>902/903</w:t>
            </w:r>
          </w:p>
        </w:tc>
      </w:tr>
      <w:tr w:rsidR="00935D54" w14:paraId="190BA882" w14:textId="77777777" w:rsidTr="00935D54">
        <w:tc>
          <w:tcPr>
            <w:tcW w:w="1459" w:type="dxa"/>
          </w:tcPr>
          <w:p w14:paraId="7B481D54" w14:textId="77777777" w:rsidR="00935D54" w:rsidRPr="00935D54" w:rsidRDefault="00935D54" w:rsidP="004326C2">
            <w:pPr>
              <w:spacing w:before="156" w:after="156"/>
              <w:rPr>
                <w:rFonts w:hint="eastAsia"/>
                <w:sz w:val="13"/>
                <w:szCs w:val="13"/>
              </w:rPr>
            </w:pPr>
            <w:hyperlink r:id="rId44" w:anchor="_bookmark48" w:history="1">
              <w:r w:rsidRPr="00935D54">
                <w:rPr>
                  <w:rStyle w:val="af1"/>
                  <w:rFonts w:hint="eastAsia"/>
                  <w:b/>
                  <w:bCs/>
                  <w:color w:val="auto"/>
                  <w:sz w:val="13"/>
                  <w:szCs w:val="13"/>
                  <w:u w:val="none"/>
                </w:rPr>
                <w:t xml:space="preserve">(Shang et al. </w:t>
              </w:r>
            </w:hyperlink>
            <w:hyperlink r:id="rId45" w:anchor="_bookmark48" w:history="1">
              <w:r w:rsidRPr="00935D54">
                <w:rPr>
                  <w:rStyle w:val="af1"/>
                  <w:rFonts w:hint="eastAsia"/>
                  <w:b/>
                  <w:bCs/>
                  <w:color w:val="auto"/>
                  <w:sz w:val="13"/>
                  <w:szCs w:val="13"/>
                  <w:u w:val="none"/>
                </w:rPr>
                <w:t>2021)</w:t>
              </w:r>
            </w:hyperlink>
          </w:p>
        </w:tc>
        <w:tc>
          <w:tcPr>
            <w:tcW w:w="1455" w:type="dxa"/>
          </w:tcPr>
          <w:p w14:paraId="189A2604" w14:textId="77777777" w:rsidR="00935D54" w:rsidRDefault="00935D54" w:rsidP="004326C2">
            <w:pPr>
              <w:spacing w:before="156" w:after="156"/>
              <w:rPr>
                <w:rFonts w:hint="eastAsia"/>
              </w:rPr>
            </w:pPr>
            <w:r w:rsidRPr="001F705B">
              <w:rPr>
                <w:rFonts w:hint="eastAsia"/>
                <w:b/>
                <w:bCs/>
              </w:rPr>
              <w:t>√</w:t>
            </w:r>
          </w:p>
        </w:tc>
        <w:tc>
          <w:tcPr>
            <w:tcW w:w="1456" w:type="dxa"/>
          </w:tcPr>
          <w:p w14:paraId="6CB11CBA" w14:textId="77777777" w:rsidR="00935D54" w:rsidRDefault="00935D54" w:rsidP="004326C2">
            <w:pPr>
              <w:spacing w:before="156" w:after="156"/>
              <w:rPr>
                <w:rFonts w:hint="eastAsia"/>
              </w:rPr>
            </w:pPr>
            <w:r w:rsidRPr="001F705B">
              <w:rPr>
                <w:rFonts w:hint="eastAsia"/>
                <w:b/>
                <w:bCs/>
              </w:rPr>
              <w:t>√</w:t>
            </w:r>
          </w:p>
        </w:tc>
        <w:tc>
          <w:tcPr>
            <w:tcW w:w="1457" w:type="dxa"/>
          </w:tcPr>
          <w:p w14:paraId="61A7EB07" w14:textId="77777777" w:rsidR="00935D54" w:rsidRDefault="00935D54" w:rsidP="004326C2">
            <w:pPr>
              <w:spacing w:before="156" w:after="156"/>
              <w:rPr>
                <w:rFonts w:hint="eastAsia"/>
              </w:rPr>
            </w:pPr>
          </w:p>
        </w:tc>
        <w:tc>
          <w:tcPr>
            <w:tcW w:w="1457" w:type="dxa"/>
          </w:tcPr>
          <w:p w14:paraId="01F05545" w14:textId="77777777" w:rsidR="00935D54" w:rsidRDefault="00935D54" w:rsidP="004326C2">
            <w:pPr>
              <w:spacing w:before="156" w:after="156"/>
              <w:rPr>
                <w:rFonts w:hint="eastAsia"/>
              </w:rPr>
            </w:pPr>
          </w:p>
        </w:tc>
        <w:tc>
          <w:tcPr>
            <w:tcW w:w="1456" w:type="dxa"/>
          </w:tcPr>
          <w:p w14:paraId="7C03F6DA" w14:textId="77777777" w:rsidR="00935D54" w:rsidRDefault="00935D54" w:rsidP="004326C2">
            <w:pPr>
              <w:spacing w:before="156" w:after="156"/>
              <w:rPr>
                <w:rFonts w:hint="eastAsia"/>
              </w:rPr>
            </w:pPr>
          </w:p>
        </w:tc>
        <w:tc>
          <w:tcPr>
            <w:tcW w:w="1456" w:type="dxa"/>
          </w:tcPr>
          <w:p w14:paraId="3F2211A4" w14:textId="77777777" w:rsidR="00935D54" w:rsidRDefault="00935D54" w:rsidP="004326C2">
            <w:pPr>
              <w:spacing w:before="156" w:after="156"/>
              <w:rPr>
                <w:rFonts w:hint="eastAsia"/>
              </w:rPr>
            </w:pPr>
            <w:r w:rsidRPr="001F705B">
              <w:rPr>
                <w:rFonts w:hint="eastAsia"/>
                <w:b/>
                <w:bCs/>
              </w:rPr>
              <w:t>226/665</w:t>
            </w:r>
          </w:p>
        </w:tc>
      </w:tr>
      <w:tr w:rsidR="00935D54" w14:paraId="49732EB1" w14:textId="77777777" w:rsidTr="00935D54">
        <w:tc>
          <w:tcPr>
            <w:tcW w:w="1459" w:type="dxa"/>
          </w:tcPr>
          <w:p w14:paraId="6F4C343A" w14:textId="77777777" w:rsidR="00935D54" w:rsidRPr="00935D54" w:rsidRDefault="00935D54" w:rsidP="004326C2">
            <w:pPr>
              <w:spacing w:before="156" w:after="156"/>
              <w:rPr>
                <w:rFonts w:hint="eastAsia"/>
                <w:sz w:val="13"/>
                <w:szCs w:val="13"/>
              </w:rPr>
            </w:pPr>
            <w:hyperlink r:id="rId46" w:anchor="_bookmark37" w:history="1">
              <w:r w:rsidRPr="00935D54">
                <w:rPr>
                  <w:rStyle w:val="af1"/>
                  <w:rFonts w:hint="eastAsia"/>
                  <w:b/>
                  <w:bCs/>
                  <w:color w:val="auto"/>
                  <w:sz w:val="13"/>
                  <w:szCs w:val="13"/>
                  <w:u w:val="none"/>
                </w:rPr>
                <w:t xml:space="preserve">(Li et al. </w:t>
              </w:r>
            </w:hyperlink>
            <w:hyperlink r:id="rId47" w:anchor="_bookmark37" w:history="1">
              <w:r w:rsidRPr="00935D54">
                <w:rPr>
                  <w:rStyle w:val="af1"/>
                  <w:rFonts w:hint="eastAsia"/>
                  <w:b/>
                  <w:bCs/>
                  <w:color w:val="auto"/>
                  <w:sz w:val="13"/>
                  <w:szCs w:val="13"/>
                  <w:u w:val="none"/>
                </w:rPr>
                <w:t>2022)</w:t>
              </w:r>
            </w:hyperlink>
          </w:p>
        </w:tc>
        <w:tc>
          <w:tcPr>
            <w:tcW w:w="1455" w:type="dxa"/>
          </w:tcPr>
          <w:p w14:paraId="597C8D54" w14:textId="77777777" w:rsidR="00935D54" w:rsidRDefault="00935D54" w:rsidP="004326C2">
            <w:pPr>
              <w:spacing w:before="156" w:after="156"/>
              <w:rPr>
                <w:rFonts w:hint="eastAsia"/>
              </w:rPr>
            </w:pPr>
            <w:r w:rsidRPr="001F705B">
              <w:rPr>
                <w:rFonts w:hint="eastAsia"/>
                <w:b/>
                <w:bCs/>
              </w:rPr>
              <w:t>√</w:t>
            </w:r>
          </w:p>
        </w:tc>
        <w:tc>
          <w:tcPr>
            <w:tcW w:w="1456" w:type="dxa"/>
          </w:tcPr>
          <w:p w14:paraId="1A46BDE3" w14:textId="77777777" w:rsidR="00935D54" w:rsidRDefault="00935D54" w:rsidP="004326C2">
            <w:pPr>
              <w:spacing w:before="156" w:after="156"/>
              <w:rPr>
                <w:rFonts w:hint="eastAsia"/>
              </w:rPr>
            </w:pPr>
          </w:p>
        </w:tc>
        <w:tc>
          <w:tcPr>
            <w:tcW w:w="1457" w:type="dxa"/>
          </w:tcPr>
          <w:p w14:paraId="26EF764C" w14:textId="77777777" w:rsidR="00935D54" w:rsidRDefault="00935D54" w:rsidP="004326C2">
            <w:pPr>
              <w:spacing w:before="156" w:after="156"/>
              <w:rPr>
                <w:rFonts w:hint="eastAsia"/>
              </w:rPr>
            </w:pPr>
            <w:r w:rsidRPr="001F705B">
              <w:rPr>
                <w:rFonts w:hint="eastAsia"/>
                <w:b/>
                <w:bCs/>
              </w:rPr>
              <w:t>√</w:t>
            </w:r>
          </w:p>
        </w:tc>
        <w:tc>
          <w:tcPr>
            <w:tcW w:w="1457" w:type="dxa"/>
          </w:tcPr>
          <w:p w14:paraId="4B9A0A5D" w14:textId="77777777" w:rsidR="00935D54" w:rsidRDefault="00935D54" w:rsidP="004326C2">
            <w:pPr>
              <w:spacing w:before="156" w:after="156"/>
              <w:rPr>
                <w:rFonts w:hint="eastAsia"/>
              </w:rPr>
            </w:pPr>
          </w:p>
        </w:tc>
        <w:tc>
          <w:tcPr>
            <w:tcW w:w="1456" w:type="dxa"/>
          </w:tcPr>
          <w:p w14:paraId="6F8C79EF" w14:textId="77777777" w:rsidR="00935D54" w:rsidRDefault="00935D54" w:rsidP="004326C2">
            <w:pPr>
              <w:spacing w:before="156" w:after="156"/>
              <w:rPr>
                <w:rFonts w:hint="eastAsia"/>
              </w:rPr>
            </w:pPr>
          </w:p>
        </w:tc>
        <w:tc>
          <w:tcPr>
            <w:tcW w:w="1456" w:type="dxa"/>
          </w:tcPr>
          <w:p w14:paraId="7B2EB218" w14:textId="77777777" w:rsidR="00935D54" w:rsidRDefault="00935D54" w:rsidP="004326C2">
            <w:pPr>
              <w:spacing w:before="156" w:after="156"/>
              <w:rPr>
                <w:rFonts w:hint="eastAsia"/>
              </w:rPr>
            </w:pPr>
            <w:r w:rsidRPr="001F705B">
              <w:rPr>
                <w:rFonts w:hint="eastAsia"/>
                <w:b/>
                <w:bCs/>
              </w:rPr>
              <w:t>210/490</w:t>
            </w:r>
          </w:p>
        </w:tc>
      </w:tr>
      <w:tr w:rsidR="00935D54" w14:paraId="45FF54A7" w14:textId="77777777" w:rsidTr="00935D54">
        <w:tc>
          <w:tcPr>
            <w:tcW w:w="1459" w:type="dxa"/>
          </w:tcPr>
          <w:p w14:paraId="62D30C66" w14:textId="77777777" w:rsidR="00935D54" w:rsidRPr="00076F37" w:rsidRDefault="00935D54" w:rsidP="004326C2">
            <w:pPr>
              <w:spacing w:before="156" w:after="156"/>
              <w:rPr>
                <w:rFonts w:hint="eastAsia"/>
                <w:b/>
                <w:bCs/>
                <w:sz w:val="13"/>
                <w:szCs w:val="13"/>
              </w:rPr>
            </w:pPr>
            <w:r w:rsidRPr="00076F37">
              <w:rPr>
                <w:rFonts w:hint="eastAsia"/>
                <w:b/>
                <w:bCs/>
                <w:sz w:val="13"/>
                <w:szCs w:val="13"/>
              </w:rPr>
              <w:t>Official-NV</w:t>
            </w:r>
          </w:p>
        </w:tc>
        <w:tc>
          <w:tcPr>
            <w:tcW w:w="1455" w:type="dxa"/>
          </w:tcPr>
          <w:p w14:paraId="558F8590" w14:textId="77777777" w:rsidR="00935D54" w:rsidRDefault="00935D54" w:rsidP="004326C2">
            <w:pPr>
              <w:spacing w:before="156" w:after="156"/>
              <w:rPr>
                <w:rFonts w:hint="eastAsia"/>
              </w:rPr>
            </w:pPr>
            <w:r w:rsidRPr="001F705B">
              <w:rPr>
                <w:rFonts w:hint="eastAsia"/>
                <w:b/>
                <w:bCs/>
              </w:rPr>
              <w:t>√</w:t>
            </w:r>
          </w:p>
        </w:tc>
        <w:tc>
          <w:tcPr>
            <w:tcW w:w="1456" w:type="dxa"/>
          </w:tcPr>
          <w:p w14:paraId="7E03BD5A" w14:textId="77777777" w:rsidR="00935D54" w:rsidRDefault="00935D54" w:rsidP="004326C2">
            <w:pPr>
              <w:spacing w:before="156" w:after="156"/>
              <w:rPr>
                <w:rFonts w:hint="eastAsia"/>
              </w:rPr>
            </w:pPr>
            <w:r w:rsidRPr="001F705B">
              <w:rPr>
                <w:rFonts w:hint="eastAsia"/>
                <w:b/>
                <w:bCs/>
              </w:rPr>
              <w:t>√</w:t>
            </w:r>
          </w:p>
        </w:tc>
        <w:tc>
          <w:tcPr>
            <w:tcW w:w="1457" w:type="dxa"/>
          </w:tcPr>
          <w:p w14:paraId="70840FF1" w14:textId="77777777" w:rsidR="00935D54" w:rsidRDefault="00935D54" w:rsidP="004326C2">
            <w:pPr>
              <w:spacing w:before="156" w:after="156"/>
              <w:rPr>
                <w:rFonts w:hint="eastAsia"/>
              </w:rPr>
            </w:pPr>
          </w:p>
        </w:tc>
        <w:tc>
          <w:tcPr>
            <w:tcW w:w="1457" w:type="dxa"/>
          </w:tcPr>
          <w:p w14:paraId="15648046" w14:textId="77777777" w:rsidR="00935D54" w:rsidRDefault="00935D54" w:rsidP="004326C2">
            <w:pPr>
              <w:spacing w:before="156" w:after="156"/>
              <w:rPr>
                <w:rFonts w:hint="eastAsia"/>
              </w:rPr>
            </w:pPr>
          </w:p>
        </w:tc>
        <w:tc>
          <w:tcPr>
            <w:tcW w:w="1456" w:type="dxa"/>
          </w:tcPr>
          <w:p w14:paraId="4B99AA50" w14:textId="77777777" w:rsidR="00935D54" w:rsidRDefault="00935D54" w:rsidP="004326C2">
            <w:pPr>
              <w:spacing w:before="156" w:after="156"/>
              <w:rPr>
                <w:rFonts w:hint="eastAsia"/>
              </w:rPr>
            </w:pPr>
          </w:p>
        </w:tc>
        <w:tc>
          <w:tcPr>
            <w:tcW w:w="1456" w:type="dxa"/>
          </w:tcPr>
          <w:p w14:paraId="61279155" w14:textId="77777777" w:rsidR="00935D54" w:rsidRDefault="00935D54" w:rsidP="004326C2">
            <w:pPr>
              <w:spacing w:before="156" w:after="156"/>
              <w:rPr>
                <w:rFonts w:hint="eastAsia"/>
              </w:rPr>
            </w:pPr>
            <w:r w:rsidRPr="001F705B">
              <w:rPr>
                <w:rFonts w:hint="eastAsia"/>
                <w:b/>
                <w:bCs/>
              </w:rPr>
              <w:t>5000/5000</w:t>
            </w:r>
          </w:p>
        </w:tc>
      </w:tr>
      <w:tr w:rsidR="00935D54" w14:paraId="78B15CC3" w14:textId="77777777" w:rsidTr="00935D54">
        <w:tc>
          <w:tcPr>
            <w:tcW w:w="1459" w:type="dxa"/>
          </w:tcPr>
          <w:p w14:paraId="6F5F5E49" w14:textId="77777777" w:rsidR="00935D54" w:rsidRPr="00076F37" w:rsidRDefault="00935D54" w:rsidP="004326C2">
            <w:pPr>
              <w:spacing w:before="156" w:after="156"/>
              <w:rPr>
                <w:rFonts w:hint="eastAsia"/>
                <w:b/>
                <w:bCs/>
                <w:sz w:val="13"/>
                <w:szCs w:val="13"/>
              </w:rPr>
            </w:pPr>
            <w:proofErr w:type="spellStart"/>
            <w:r>
              <w:rPr>
                <w:rFonts w:hint="eastAsia"/>
                <w:b/>
                <w:bCs/>
                <w:sz w:val="13"/>
                <w:szCs w:val="13"/>
              </w:rPr>
              <w:t>FakeSV</w:t>
            </w:r>
            <w:proofErr w:type="spellEnd"/>
            <w:r w:rsidRPr="00076F37">
              <w:rPr>
                <w:rFonts w:hint="eastAsia"/>
                <w:b/>
                <w:bCs/>
                <w:sz w:val="13"/>
                <w:szCs w:val="13"/>
              </w:rPr>
              <w:t>（</w:t>
            </w:r>
            <w:r w:rsidRPr="00076F37">
              <w:rPr>
                <w:rFonts w:hint="eastAsia"/>
                <w:b/>
                <w:bCs/>
                <w:sz w:val="13"/>
                <w:szCs w:val="13"/>
              </w:rPr>
              <w:t>2023</w:t>
            </w:r>
            <w:r w:rsidRPr="00076F37">
              <w:rPr>
                <w:rFonts w:hint="eastAsia"/>
                <w:b/>
                <w:bCs/>
                <w:sz w:val="13"/>
                <w:szCs w:val="13"/>
              </w:rPr>
              <w:t>）</w:t>
            </w:r>
          </w:p>
        </w:tc>
        <w:tc>
          <w:tcPr>
            <w:tcW w:w="1455" w:type="dxa"/>
          </w:tcPr>
          <w:p w14:paraId="38B10BA2" w14:textId="77777777" w:rsidR="00935D54" w:rsidRDefault="00935D54" w:rsidP="004326C2">
            <w:pPr>
              <w:spacing w:before="156" w:after="156"/>
              <w:rPr>
                <w:rFonts w:hint="eastAsia"/>
              </w:rPr>
            </w:pPr>
            <w:r w:rsidRPr="001F705B">
              <w:rPr>
                <w:rFonts w:hint="eastAsia"/>
                <w:b/>
                <w:bCs/>
              </w:rPr>
              <w:t>√</w:t>
            </w:r>
          </w:p>
        </w:tc>
        <w:tc>
          <w:tcPr>
            <w:tcW w:w="1456" w:type="dxa"/>
          </w:tcPr>
          <w:p w14:paraId="7B181C17" w14:textId="77777777" w:rsidR="00935D54" w:rsidRDefault="00935D54" w:rsidP="004326C2">
            <w:pPr>
              <w:spacing w:before="156" w:after="156"/>
              <w:rPr>
                <w:rFonts w:hint="eastAsia"/>
              </w:rPr>
            </w:pPr>
            <w:r w:rsidRPr="001F705B">
              <w:rPr>
                <w:rFonts w:hint="eastAsia"/>
                <w:b/>
                <w:bCs/>
              </w:rPr>
              <w:t>√</w:t>
            </w:r>
          </w:p>
        </w:tc>
        <w:tc>
          <w:tcPr>
            <w:tcW w:w="1457" w:type="dxa"/>
          </w:tcPr>
          <w:p w14:paraId="66FAA12E" w14:textId="77777777" w:rsidR="00935D54" w:rsidRDefault="00935D54" w:rsidP="004326C2">
            <w:pPr>
              <w:spacing w:before="156" w:after="156"/>
              <w:rPr>
                <w:rFonts w:hint="eastAsia"/>
              </w:rPr>
            </w:pPr>
            <w:r w:rsidRPr="001F705B">
              <w:rPr>
                <w:rFonts w:hint="eastAsia"/>
                <w:b/>
                <w:bCs/>
              </w:rPr>
              <w:t>√</w:t>
            </w:r>
          </w:p>
        </w:tc>
        <w:tc>
          <w:tcPr>
            <w:tcW w:w="1457" w:type="dxa"/>
          </w:tcPr>
          <w:p w14:paraId="3806413F" w14:textId="77777777" w:rsidR="00935D54" w:rsidRDefault="00935D54" w:rsidP="004326C2">
            <w:pPr>
              <w:spacing w:before="156" w:after="156"/>
              <w:rPr>
                <w:rFonts w:hint="eastAsia"/>
              </w:rPr>
            </w:pPr>
            <w:r w:rsidRPr="001F705B">
              <w:rPr>
                <w:rFonts w:hint="eastAsia"/>
                <w:b/>
                <w:bCs/>
              </w:rPr>
              <w:t>√</w:t>
            </w:r>
          </w:p>
        </w:tc>
        <w:tc>
          <w:tcPr>
            <w:tcW w:w="1456" w:type="dxa"/>
          </w:tcPr>
          <w:p w14:paraId="6301D810" w14:textId="77777777" w:rsidR="00935D54" w:rsidRDefault="00935D54" w:rsidP="004326C2">
            <w:pPr>
              <w:spacing w:before="156" w:after="156"/>
              <w:rPr>
                <w:rFonts w:hint="eastAsia"/>
              </w:rPr>
            </w:pPr>
            <w:r w:rsidRPr="001F705B">
              <w:rPr>
                <w:rFonts w:hint="eastAsia"/>
                <w:b/>
                <w:bCs/>
              </w:rPr>
              <w:t>√</w:t>
            </w:r>
          </w:p>
        </w:tc>
        <w:tc>
          <w:tcPr>
            <w:tcW w:w="1456" w:type="dxa"/>
          </w:tcPr>
          <w:p w14:paraId="58CAD745" w14:textId="77777777" w:rsidR="00935D54" w:rsidRDefault="00935D54" w:rsidP="004326C2">
            <w:pPr>
              <w:spacing w:before="156" w:after="156"/>
              <w:rPr>
                <w:rFonts w:hint="eastAsia"/>
              </w:rPr>
            </w:pPr>
            <w:r>
              <w:rPr>
                <w:rFonts w:hint="eastAsia"/>
                <w:b/>
                <w:bCs/>
              </w:rPr>
              <w:t>1832/1832</w:t>
            </w:r>
          </w:p>
        </w:tc>
      </w:tr>
      <w:tr w:rsidR="00935D54" w14:paraId="4DFCD9DE" w14:textId="77777777" w:rsidTr="00935D54">
        <w:tc>
          <w:tcPr>
            <w:tcW w:w="1459" w:type="dxa"/>
          </w:tcPr>
          <w:p w14:paraId="474097DB" w14:textId="77777777" w:rsidR="00935D54" w:rsidRPr="00076F37" w:rsidRDefault="00935D54" w:rsidP="004326C2">
            <w:pPr>
              <w:spacing w:before="156" w:after="156"/>
              <w:rPr>
                <w:rFonts w:hint="eastAsia"/>
                <w:sz w:val="13"/>
                <w:szCs w:val="13"/>
              </w:rPr>
            </w:pPr>
            <w:r w:rsidRPr="00076F37">
              <w:rPr>
                <w:rFonts w:hint="eastAsia"/>
                <w:b/>
                <w:bCs/>
                <w:sz w:val="13"/>
                <w:szCs w:val="13"/>
              </w:rPr>
              <w:lastRenderedPageBreak/>
              <w:t>ES-SV</w:t>
            </w:r>
          </w:p>
        </w:tc>
        <w:tc>
          <w:tcPr>
            <w:tcW w:w="1455" w:type="dxa"/>
          </w:tcPr>
          <w:p w14:paraId="140E7F82" w14:textId="77777777" w:rsidR="00935D54" w:rsidRDefault="00935D54" w:rsidP="004326C2">
            <w:pPr>
              <w:spacing w:before="156" w:after="156"/>
              <w:rPr>
                <w:rFonts w:hint="eastAsia"/>
              </w:rPr>
            </w:pPr>
            <w:r w:rsidRPr="001F705B">
              <w:rPr>
                <w:rFonts w:hint="eastAsia"/>
                <w:b/>
                <w:bCs/>
              </w:rPr>
              <w:t>√</w:t>
            </w:r>
          </w:p>
        </w:tc>
        <w:tc>
          <w:tcPr>
            <w:tcW w:w="1456" w:type="dxa"/>
          </w:tcPr>
          <w:p w14:paraId="0B3E54A1" w14:textId="77777777" w:rsidR="00935D54" w:rsidRDefault="00935D54" w:rsidP="004326C2">
            <w:pPr>
              <w:spacing w:before="156" w:after="156"/>
              <w:rPr>
                <w:rFonts w:hint="eastAsia"/>
              </w:rPr>
            </w:pPr>
            <w:r w:rsidRPr="001F705B">
              <w:rPr>
                <w:rFonts w:hint="eastAsia"/>
                <w:b/>
                <w:bCs/>
              </w:rPr>
              <w:t>√</w:t>
            </w:r>
          </w:p>
        </w:tc>
        <w:tc>
          <w:tcPr>
            <w:tcW w:w="1457" w:type="dxa"/>
          </w:tcPr>
          <w:p w14:paraId="71415304" w14:textId="77777777" w:rsidR="00935D54" w:rsidRDefault="00935D54" w:rsidP="004326C2">
            <w:pPr>
              <w:spacing w:before="156" w:after="156"/>
              <w:rPr>
                <w:rFonts w:hint="eastAsia"/>
              </w:rPr>
            </w:pPr>
            <w:r w:rsidRPr="001F705B">
              <w:rPr>
                <w:rFonts w:hint="eastAsia"/>
                <w:b/>
                <w:bCs/>
              </w:rPr>
              <w:t>√</w:t>
            </w:r>
          </w:p>
        </w:tc>
        <w:tc>
          <w:tcPr>
            <w:tcW w:w="1457" w:type="dxa"/>
          </w:tcPr>
          <w:p w14:paraId="721AB8EF" w14:textId="77777777" w:rsidR="00935D54" w:rsidRDefault="00935D54" w:rsidP="004326C2">
            <w:pPr>
              <w:spacing w:before="156" w:after="156"/>
              <w:rPr>
                <w:rFonts w:hint="eastAsia"/>
              </w:rPr>
            </w:pPr>
            <w:r w:rsidRPr="001F705B">
              <w:rPr>
                <w:rFonts w:hint="eastAsia"/>
                <w:b/>
                <w:bCs/>
              </w:rPr>
              <w:t>√</w:t>
            </w:r>
          </w:p>
        </w:tc>
        <w:tc>
          <w:tcPr>
            <w:tcW w:w="1456" w:type="dxa"/>
          </w:tcPr>
          <w:p w14:paraId="0635AC07" w14:textId="77777777" w:rsidR="00935D54" w:rsidRDefault="00935D54" w:rsidP="004326C2">
            <w:pPr>
              <w:spacing w:before="156" w:after="156"/>
              <w:rPr>
                <w:rFonts w:hint="eastAsia"/>
              </w:rPr>
            </w:pPr>
            <w:r w:rsidRPr="001F705B">
              <w:rPr>
                <w:rFonts w:hint="eastAsia"/>
                <w:b/>
                <w:bCs/>
              </w:rPr>
              <w:t>√</w:t>
            </w:r>
          </w:p>
        </w:tc>
        <w:tc>
          <w:tcPr>
            <w:tcW w:w="1456" w:type="dxa"/>
          </w:tcPr>
          <w:p w14:paraId="54153E1E" w14:textId="77777777" w:rsidR="00935D54" w:rsidRDefault="00935D54" w:rsidP="004326C2">
            <w:pPr>
              <w:spacing w:before="156" w:after="156"/>
              <w:rPr>
                <w:rFonts w:hint="eastAsia"/>
              </w:rPr>
            </w:pPr>
            <w:r w:rsidRPr="001F705B">
              <w:rPr>
                <w:rFonts w:hint="eastAsia"/>
                <w:b/>
                <w:bCs/>
              </w:rPr>
              <w:t>1984/1980</w:t>
            </w:r>
          </w:p>
        </w:tc>
      </w:tr>
    </w:tbl>
    <w:p w14:paraId="4F0FBA26" w14:textId="77777777" w:rsidR="00935D54" w:rsidRDefault="00935D54" w:rsidP="00935D54">
      <w:pPr>
        <w:spacing w:before="156" w:after="156"/>
        <w:jc w:val="left"/>
        <w:rPr>
          <w:ins w:id="174" w:author="清欢" w:date="2024-08-10T21:42:00Z"/>
          <w:rFonts w:ascii="宋体" w:hAnsi="宋体" w:cs="宋体" w:hint="eastAsia"/>
        </w:rPr>
      </w:pPr>
    </w:p>
    <w:p w14:paraId="31762A0E" w14:textId="77777777" w:rsidR="00B53220" w:rsidRDefault="00000000">
      <w:pPr>
        <w:spacing w:before="156" w:after="156"/>
        <w:jc w:val="center"/>
        <w:rPr>
          <w:del w:id="175" w:author="清欢" w:date="2024-08-10T21:42:00Z"/>
          <w:rFonts w:ascii="宋体" w:hAnsi="宋体" w:cs="宋体" w:hint="eastAsia"/>
          <w:sz w:val="21"/>
          <w:szCs w:val="20"/>
        </w:rPr>
      </w:pPr>
      <w:del w:id="176" w:author="清欢" w:date="2024-08-10T21:42:00Z">
        <w:r>
          <w:rPr>
            <w:rFonts w:ascii="宋体" w:hAnsi="宋体" w:cs="宋体" w:hint="eastAsia"/>
            <w:sz w:val="21"/>
            <w:szCs w:val="20"/>
          </w:rPr>
          <w:delText>表1 FakeSV2数据集与其他数据集比较</w:delText>
        </w:r>
      </w:del>
    </w:p>
    <w:p w14:paraId="1D382F62" w14:textId="77777777" w:rsidR="00B53220" w:rsidRDefault="00000000">
      <w:pPr>
        <w:pStyle w:val="2"/>
        <w:spacing w:before="156" w:after="156"/>
      </w:pPr>
      <w:bookmarkStart w:id="177" w:name="_Toc15322"/>
      <w:bookmarkStart w:id="178" w:name="_Toc174289685"/>
      <w:r>
        <w:t>2.</w:t>
      </w:r>
      <w:r>
        <w:rPr>
          <w:rFonts w:hint="eastAsia"/>
        </w:rPr>
        <w:t xml:space="preserve">5 </w:t>
      </w:r>
      <w:r>
        <w:rPr>
          <w:rFonts w:hint="eastAsia"/>
        </w:rPr>
        <w:t>数据结果分类</w:t>
      </w:r>
      <w:bookmarkEnd w:id="177"/>
      <w:bookmarkEnd w:id="178"/>
    </w:p>
    <w:p w14:paraId="0F7E8ED8" w14:textId="77777777" w:rsidR="00B53220" w:rsidRDefault="00000000">
      <w:pPr>
        <w:spacing w:before="156" w:after="156"/>
        <w:ind w:firstLine="420"/>
        <w:rPr>
          <w:rStyle w:val="100"/>
          <w:rFonts w:ascii="宋体" w:hAnsi="宋体" w:cs="宋体" w:hint="eastAsia"/>
          <w:szCs w:val="21"/>
        </w:rPr>
      </w:pPr>
      <w:r>
        <w:rPr>
          <w:rStyle w:val="100"/>
          <w:rFonts w:ascii="宋体" w:hAnsi="宋体" w:cs="宋体" w:hint="eastAsia"/>
          <w:szCs w:val="21"/>
        </w:rPr>
        <w:t xml:space="preserve">本文使用带有 </w:t>
      </w:r>
      <w:proofErr w:type="spellStart"/>
      <w:r>
        <w:rPr>
          <w:rStyle w:val="100"/>
          <w:rFonts w:ascii="宋体" w:hAnsi="宋体" w:cs="宋体" w:hint="eastAsia"/>
          <w:szCs w:val="21"/>
        </w:rPr>
        <w:t>softmax</w:t>
      </w:r>
      <w:proofErr w:type="spellEnd"/>
      <w:r>
        <w:rPr>
          <w:rStyle w:val="100"/>
          <w:rFonts w:ascii="宋体" w:hAnsi="宋体" w:cs="宋体" w:hint="eastAsia"/>
          <w:szCs w:val="21"/>
        </w:rPr>
        <w:t xml:space="preserve"> 激活的全连接层，将多模态特征向量投影到真假新闻视频两类的目标空间中，并获得概率分布:</w:t>
      </w:r>
    </w:p>
    <w:p w14:paraId="053AB433" w14:textId="6F50602F" w:rsidR="00B53220" w:rsidRPr="00B53220" w:rsidRDefault="00000000">
      <w:pPr>
        <w:spacing w:before="156" w:after="156"/>
        <w:jc w:val="center"/>
        <w:rPr>
          <w:rFonts w:hint="eastAsia"/>
          <w:w w:val="95"/>
          <w:position w:val="2"/>
          <w:szCs w:val="21"/>
          <w:highlight w:val="yellow"/>
          <w:rPrChange w:id="179" w:author="清欢" w:date="2024-08-10T21:42:00Z">
            <w:rPr>
              <w:rFonts w:hint="eastAsia"/>
              <w:w w:val="95"/>
              <w:position w:val="2"/>
              <w:szCs w:val="21"/>
            </w:rPr>
          </w:rPrChange>
        </w:rPr>
      </w:pPr>
      <w:r>
        <w:rPr>
          <w:rFonts w:ascii="Cambria Math" w:hAnsi="Cambria Math" w:cs="Cambria Math"/>
          <w:szCs w:val="21"/>
        </w:rPr>
        <w:t>𝑝</w:t>
      </w:r>
      <w:r>
        <w:rPr>
          <w:spacing w:val="18"/>
          <w:szCs w:val="21"/>
        </w:rPr>
        <w:t xml:space="preserve"> </w:t>
      </w:r>
      <w:r>
        <w:rPr>
          <w:szCs w:val="21"/>
        </w:rPr>
        <w:t>=</w:t>
      </w:r>
      <w:r>
        <w:rPr>
          <w:spacing w:val="15"/>
          <w:szCs w:val="21"/>
        </w:rPr>
        <w:t xml:space="preserve"> </w:t>
      </w:r>
      <w:r>
        <w:rPr>
          <w:rFonts w:ascii="Cambria Math" w:hAnsi="Cambria Math" w:cs="Cambria Math"/>
          <w:szCs w:val="21"/>
        </w:rPr>
        <w:t>𝑠𝑜𝑓𝑡𝑚𝑎𝑥</w:t>
      </w:r>
      <w:r>
        <w:rPr>
          <w:szCs w:val="21"/>
        </w:rPr>
        <w:t>(</w:t>
      </w:r>
      <w:r>
        <w:rPr>
          <w:rFonts w:ascii="Cambria Math" w:hAnsi="Cambria Math" w:cs="Cambria Math"/>
          <w:szCs w:val="21"/>
        </w:rPr>
        <w:t>𝑊</w:t>
      </w:r>
      <w:r>
        <w:rPr>
          <w:rFonts w:ascii="Cambria Math" w:hAnsi="Cambria Math" w:cs="Cambria Math"/>
          <w:position w:val="-3"/>
          <w:sz w:val="21"/>
          <w:szCs w:val="21"/>
        </w:rPr>
        <w:t>𝑏</w:t>
      </w:r>
      <w:r>
        <w:rPr>
          <w:rFonts w:ascii="Cambria Math" w:hAnsi="Cambria Math" w:cs="Cambria Math"/>
          <w:szCs w:val="21"/>
        </w:rPr>
        <w:t>𝑥</w:t>
      </w:r>
      <w:r>
        <w:rPr>
          <w:rFonts w:ascii="Cambria Math" w:hAnsi="Cambria Math" w:cs="Cambria Math"/>
          <w:position w:val="-3"/>
          <w:sz w:val="21"/>
          <w:szCs w:val="21"/>
        </w:rPr>
        <w:t>𝑚</w:t>
      </w:r>
      <w:r>
        <w:rPr>
          <w:spacing w:val="29"/>
          <w:position w:val="-3"/>
          <w:sz w:val="21"/>
          <w:szCs w:val="21"/>
        </w:rPr>
        <w:t xml:space="preserve"> </w:t>
      </w:r>
      <w:r>
        <w:rPr>
          <w:szCs w:val="21"/>
        </w:rPr>
        <w:t>+</w:t>
      </w:r>
      <w:r>
        <w:rPr>
          <w:spacing w:val="4"/>
          <w:szCs w:val="21"/>
        </w:rPr>
        <w:t xml:space="preserve"> </w:t>
      </w:r>
      <w:r>
        <w:rPr>
          <w:rFonts w:ascii="Cambria Math" w:hAnsi="Cambria Math" w:cs="Cambria Math"/>
          <w:szCs w:val="21"/>
        </w:rPr>
        <w:t>𝑏</w:t>
      </w:r>
      <w:r>
        <w:rPr>
          <w:rFonts w:ascii="Cambria Math" w:hAnsi="Cambria Math" w:cs="Cambria Math"/>
          <w:position w:val="-3"/>
          <w:sz w:val="21"/>
          <w:szCs w:val="21"/>
        </w:rPr>
        <w:t>𝑏</w:t>
      </w:r>
      <w:r>
        <w:rPr>
          <w:szCs w:val="21"/>
        </w:rPr>
        <w:t xml:space="preserve">)    </w:t>
      </w:r>
    </w:p>
    <w:p w14:paraId="381FBB71" w14:textId="77777777" w:rsidR="00B53220" w:rsidRDefault="00000000">
      <w:pPr>
        <w:spacing w:before="156" w:after="156"/>
        <w:ind w:firstLine="420"/>
        <w:rPr>
          <w:rFonts w:ascii="宋体" w:hAnsi="宋体" w:cs="宋体" w:hint="eastAsia"/>
        </w:rPr>
      </w:pPr>
      <w:r>
        <w:rPr>
          <w:rFonts w:ascii="宋体" w:hAnsi="宋体" w:cs="宋体" w:hint="eastAsia"/>
        </w:rPr>
        <w:t>其中p = [0, 1]为预测概率向量，0和1分别表示标签为0(真实新闻视频)和1(假新闻视频)的预测概率。</w:t>
      </w:r>
      <w:r>
        <w:rPr>
          <w:rFonts w:ascii="Cambria Math" w:hAnsi="Cambria Math" w:cs="Cambria Math"/>
          <w:szCs w:val="21"/>
        </w:rPr>
        <w:t>𝑊</w:t>
      </w:r>
      <w:r>
        <w:rPr>
          <w:rFonts w:ascii="Cambria Math" w:hAnsi="Cambria Math" w:cs="Cambria Math"/>
          <w:position w:val="-3"/>
          <w:sz w:val="21"/>
          <w:szCs w:val="21"/>
        </w:rPr>
        <w:t>𝑏</w:t>
      </w:r>
      <w:r>
        <w:rPr>
          <w:rFonts w:ascii="宋体" w:hAnsi="宋体" w:cs="宋体" w:hint="eastAsia"/>
        </w:rPr>
        <w:t>为权重矩阵，</w:t>
      </w:r>
      <w:r>
        <w:rPr>
          <w:rFonts w:ascii="Cambria Math" w:hAnsi="Cambria Math" w:cs="Cambria Math"/>
          <w:szCs w:val="21"/>
        </w:rPr>
        <w:t>𝑏</w:t>
      </w:r>
      <w:r>
        <w:rPr>
          <w:rFonts w:ascii="Cambria Math" w:hAnsi="Cambria Math" w:cs="Cambria Math"/>
          <w:position w:val="-3"/>
          <w:sz w:val="21"/>
          <w:szCs w:val="21"/>
        </w:rPr>
        <w:t>𝑏</w:t>
      </w:r>
      <w:r>
        <w:rPr>
          <w:rFonts w:ascii="宋体" w:hAnsi="宋体" w:cs="宋体" w:hint="eastAsia"/>
        </w:rPr>
        <w:t>为偏置项。因此，对于每个新闻帖子，目标是最小化二元交叉</w:t>
      </w:r>
      <w:proofErr w:type="gramStart"/>
      <w:r>
        <w:rPr>
          <w:rFonts w:ascii="宋体" w:hAnsi="宋体" w:cs="宋体" w:hint="eastAsia"/>
        </w:rPr>
        <w:t>熵</w:t>
      </w:r>
      <w:proofErr w:type="gramEnd"/>
      <w:r>
        <w:rPr>
          <w:rFonts w:ascii="宋体" w:hAnsi="宋体" w:cs="宋体" w:hint="eastAsia"/>
        </w:rPr>
        <w:t>损失函数，如公式2下所示:</w:t>
      </w:r>
    </w:p>
    <w:p w14:paraId="3466B502" w14:textId="7986E1D5" w:rsidR="00B53220" w:rsidRPr="00B53220" w:rsidRDefault="00000000">
      <w:pPr>
        <w:pStyle w:val="TableParagraph"/>
        <w:spacing w:before="156" w:after="156"/>
        <w:jc w:val="center"/>
        <w:rPr>
          <w:rFonts w:eastAsiaTheme="minorEastAsia"/>
          <w:highlight w:val="yellow"/>
          <w:rPrChange w:id="180" w:author="清欢" w:date="2024-08-10T21:43:00Z">
            <w:rPr>
              <w:rFonts w:eastAsiaTheme="minorEastAsia"/>
            </w:rPr>
          </w:rPrChange>
        </w:rPr>
      </w:pPr>
      <w:r>
        <w:t>𝐿</w:t>
      </w:r>
      <w:r>
        <w:rPr>
          <w:position w:val="-3"/>
          <w:sz w:val="14"/>
        </w:rPr>
        <w:t>𝑝</w:t>
      </w:r>
      <w:r>
        <w:rPr>
          <w:spacing w:val="7"/>
          <w:position w:val="-3"/>
          <w:sz w:val="14"/>
        </w:rPr>
        <w:t xml:space="preserve"> </w:t>
      </w:r>
      <w:r>
        <w:t>=</w:t>
      </w:r>
      <w:r>
        <w:rPr>
          <w:spacing w:val="54"/>
        </w:rPr>
        <w:t xml:space="preserve"> </w:t>
      </w:r>
      <w:proofErr w:type="gramStart"/>
      <w:r>
        <w:t>−[</w:t>
      </w:r>
      <w:proofErr w:type="gramEnd"/>
      <w:r>
        <w:t>(1</w:t>
      </w:r>
      <w:r>
        <w:rPr>
          <w:spacing w:val="-1"/>
        </w:rPr>
        <w:t xml:space="preserve"> </w:t>
      </w:r>
      <w:r>
        <w:t>−</w:t>
      </w:r>
      <w:r>
        <w:rPr>
          <w:spacing w:val="1"/>
        </w:rPr>
        <w:t xml:space="preserve"> </w:t>
      </w:r>
      <w:r>
        <w:t>𝑦)</w:t>
      </w:r>
      <w:r>
        <w:rPr>
          <w:spacing w:val="-12"/>
        </w:rPr>
        <w:t xml:space="preserve"> </w:t>
      </w:r>
      <w:r>
        <w:t>log</w:t>
      </w:r>
      <w:r>
        <w:rPr>
          <w:spacing w:val="-11"/>
        </w:rPr>
        <w:t xml:space="preserve"> </w:t>
      </w:r>
      <w:r>
        <w:t>𝑝</w:t>
      </w:r>
      <w:r>
        <w:rPr>
          <w:position w:val="-3"/>
          <w:sz w:val="14"/>
        </w:rPr>
        <w:t>0</w:t>
      </w:r>
      <w:r>
        <w:rPr>
          <w:spacing w:val="25"/>
          <w:position w:val="-3"/>
          <w:sz w:val="14"/>
        </w:rPr>
        <w:t xml:space="preserve"> </w:t>
      </w:r>
      <w:r>
        <w:t>+</w:t>
      </w:r>
      <w:r>
        <w:rPr>
          <w:spacing w:val="-11"/>
        </w:rPr>
        <w:t xml:space="preserve"> </w:t>
      </w:r>
      <w:proofErr w:type="spellStart"/>
      <w:r>
        <w:t>ylog</w:t>
      </w:r>
      <w:proofErr w:type="spellEnd"/>
      <w:r>
        <w:rPr>
          <w:spacing w:val="-11"/>
        </w:rPr>
        <w:t xml:space="preserve"> </w:t>
      </w:r>
      <w:r>
        <w:t>𝑝</w:t>
      </w:r>
      <w:r>
        <w:rPr>
          <w:position w:val="-3"/>
          <w:sz w:val="14"/>
        </w:rPr>
        <w:t>1</w:t>
      </w:r>
      <w:r>
        <w:t>]</w:t>
      </w:r>
      <w:r>
        <w:rPr>
          <w:rFonts w:hint="eastAsia"/>
        </w:rPr>
        <w:t xml:space="preserve"> </w:t>
      </w:r>
      <w:r>
        <w:rPr>
          <w:rFonts w:eastAsia="宋体"/>
          <w:highlight w:val="yellow"/>
          <w:rPrChange w:id="181" w:author="清欢" w:date="2024-08-10T21:43:00Z">
            <w:rPr>
              <w:rFonts w:eastAsia="宋体"/>
            </w:rPr>
          </w:rPrChange>
        </w:rPr>
        <w:t xml:space="preserve"> </w:t>
      </w:r>
    </w:p>
    <w:p w14:paraId="633ACC84" w14:textId="77777777" w:rsidR="00B53220" w:rsidRDefault="00000000">
      <w:pPr>
        <w:autoSpaceDE w:val="0"/>
        <w:autoSpaceDN w:val="0"/>
        <w:spacing w:before="156" w:after="156"/>
        <w:ind w:firstLine="420"/>
        <w:jc w:val="left"/>
        <w:rPr>
          <w:ins w:id="182" w:author="清欢" w:date="2024-08-10T21:43:00Z"/>
          <w:rFonts w:ascii="宋体" w:hAnsi="宋体" w:cs="宋体" w:hint="eastAsia"/>
          <w:szCs w:val="24"/>
        </w:rPr>
      </w:pPr>
      <w:r>
        <w:rPr>
          <w:rFonts w:ascii="宋体" w:hAnsi="宋体" w:cs="宋体" w:hint="eastAsia"/>
          <w:spacing w:val="17"/>
          <w:szCs w:val="24"/>
        </w:rPr>
        <w:t>表2是本模型与其他基线模型之间性能的</w:t>
      </w:r>
      <w:ins w:id="183" w:author="清欢" w:date="2024-08-10T21:45:00Z">
        <w:r>
          <w:rPr>
            <w:rFonts w:ascii="宋体" w:hAnsi="宋体" w:cs="宋体" w:hint="eastAsia"/>
            <w:spacing w:val="17"/>
            <w:szCs w:val="24"/>
          </w:rPr>
          <w:t>对比分析</w:t>
        </w:r>
      </w:ins>
      <w:del w:id="184" w:author="清欢" w:date="2024-08-10T21:45:00Z">
        <w:r>
          <w:rPr>
            <w:rFonts w:ascii="宋体" w:hAnsi="宋体" w:cs="宋体" w:hint="eastAsia"/>
            <w:spacing w:val="17"/>
            <w:szCs w:val="24"/>
          </w:rPr>
          <w:delText>比较</w:delText>
        </w:r>
      </w:del>
      <w:ins w:id="185" w:author="清欢" w:date="2024-08-10T21:45:00Z">
        <w:r>
          <w:rPr>
            <w:rFonts w:ascii="宋体" w:hAnsi="宋体" w:cs="宋体" w:hint="eastAsia"/>
            <w:spacing w:val="17"/>
            <w:szCs w:val="24"/>
          </w:rPr>
          <w:t>表</w:t>
        </w:r>
      </w:ins>
      <w:r>
        <w:rPr>
          <w:rFonts w:ascii="宋体" w:hAnsi="宋体" w:cs="宋体" w:hint="eastAsia"/>
          <w:spacing w:val="17"/>
          <w:szCs w:val="24"/>
        </w:rPr>
        <w:t>。采取的是五重交叉检验的方法，</w:t>
      </w:r>
      <w:r>
        <w:rPr>
          <w:rFonts w:ascii="宋体" w:hAnsi="宋体" w:cs="宋体" w:hint="eastAsia"/>
          <w:szCs w:val="24"/>
        </w:rPr>
        <w:t>Acc</w:t>
      </w:r>
      <w:del w:id="186" w:author="清欢" w:date="2024-08-10T21:44:00Z">
        <w:r>
          <w:rPr>
            <w:rFonts w:ascii="宋体" w:hAnsi="宋体" w:cs="宋体" w:hint="eastAsia"/>
            <w:szCs w:val="24"/>
          </w:rPr>
          <w:delText>,</w:delText>
        </w:r>
      </w:del>
      <w:ins w:id="187" w:author="清欢" w:date="2024-08-10T21:44:00Z">
        <w:r>
          <w:rPr>
            <w:rFonts w:ascii="宋体" w:hAnsi="宋体" w:cs="宋体" w:hint="eastAsia"/>
            <w:szCs w:val="24"/>
          </w:rPr>
          <w:t>、</w:t>
        </w:r>
      </w:ins>
      <w:proofErr w:type="spellStart"/>
      <w:r>
        <w:rPr>
          <w:rFonts w:ascii="宋体" w:hAnsi="宋体" w:cs="宋体" w:hint="eastAsia"/>
          <w:szCs w:val="24"/>
        </w:rPr>
        <w:t>Prec</w:t>
      </w:r>
      <w:proofErr w:type="spellEnd"/>
      <w:del w:id="188" w:author="清欢" w:date="2024-08-10T21:44:00Z">
        <w:r>
          <w:rPr>
            <w:rFonts w:ascii="宋体" w:hAnsi="宋体" w:cs="宋体" w:hint="eastAsia"/>
            <w:szCs w:val="24"/>
          </w:rPr>
          <w:delText>,</w:delText>
        </w:r>
      </w:del>
      <w:ins w:id="189" w:author="清欢" w:date="2024-08-10T21:44:00Z">
        <w:r>
          <w:rPr>
            <w:rFonts w:ascii="宋体" w:hAnsi="宋体" w:cs="宋体" w:hint="eastAsia"/>
            <w:szCs w:val="24"/>
          </w:rPr>
          <w:t>、</w:t>
        </w:r>
      </w:ins>
      <w:del w:id="190" w:author="清欢" w:date="2024-08-10T21:44:00Z">
        <w:r>
          <w:rPr>
            <w:rFonts w:ascii="宋体" w:hAnsi="宋体" w:cs="宋体"/>
            <w:szCs w:val="24"/>
          </w:rPr>
          <w:delText>f</w:delText>
        </w:r>
      </w:del>
      <w:ins w:id="191" w:author="清欢" w:date="2024-08-10T21:44:00Z">
        <w:r>
          <w:rPr>
            <w:rFonts w:ascii="宋体" w:hAnsi="宋体" w:cs="宋体" w:hint="eastAsia"/>
            <w:szCs w:val="24"/>
          </w:rPr>
          <w:t>F</w:t>
        </w:r>
      </w:ins>
      <w:r>
        <w:rPr>
          <w:rFonts w:ascii="宋体" w:hAnsi="宋体" w:cs="宋体" w:hint="eastAsia"/>
          <w:szCs w:val="24"/>
        </w:rPr>
        <w:t>1</w:t>
      </w:r>
      <w:del w:id="192" w:author="清欢" w:date="2024-08-10T21:44:00Z">
        <w:r>
          <w:rPr>
            <w:rFonts w:ascii="宋体" w:hAnsi="宋体" w:cs="宋体" w:hint="eastAsia"/>
            <w:szCs w:val="24"/>
          </w:rPr>
          <w:delText>,</w:delText>
        </w:r>
      </w:del>
      <w:ins w:id="193" w:author="清欢" w:date="2024-08-10T21:44:00Z">
        <w:r>
          <w:rPr>
            <w:rFonts w:ascii="宋体" w:hAnsi="宋体" w:cs="宋体" w:hint="eastAsia"/>
            <w:szCs w:val="24"/>
          </w:rPr>
          <w:t>、</w:t>
        </w:r>
      </w:ins>
      <w:r>
        <w:rPr>
          <w:rFonts w:ascii="宋体" w:hAnsi="宋体" w:cs="宋体" w:hint="eastAsia"/>
          <w:szCs w:val="24"/>
        </w:rPr>
        <w:t>Recall等百分比越大越好。（其中F：关键帧，M：原视频，C：评论，Tr：文本转录，A：音频，V：视频剪辑，T：标题）</w:t>
      </w:r>
    </w:p>
    <w:p w14:paraId="61C4C608" w14:textId="77777777" w:rsidR="00B53220" w:rsidRDefault="00000000">
      <w:pPr>
        <w:spacing w:before="156" w:after="156"/>
        <w:ind w:firstLine="420"/>
        <w:jc w:val="center"/>
        <w:rPr>
          <w:rFonts w:ascii="宋体" w:hAnsi="宋体" w:cs="宋体" w:hint="eastAsia"/>
          <w:szCs w:val="24"/>
        </w:rPr>
        <w:pPrChange w:id="194" w:author="清欢" w:date="2024-08-10T21:43:00Z">
          <w:pPr>
            <w:autoSpaceDE w:val="0"/>
            <w:autoSpaceDN w:val="0"/>
            <w:spacing w:before="156" w:after="156"/>
            <w:ind w:firstLine="420"/>
            <w:jc w:val="left"/>
          </w:pPr>
        </w:pPrChange>
      </w:pPr>
      <w:ins w:id="195" w:author="清欢" w:date="2024-08-10T21:43:00Z">
        <w:r>
          <w:rPr>
            <w:rFonts w:ascii="宋体" w:hAnsi="宋体" w:cs="宋体" w:hint="eastAsia"/>
            <w:sz w:val="21"/>
            <w:szCs w:val="20"/>
          </w:rPr>
          <w:t>表2</w:t>
        </w:r>
      </w:ins>
      <w:ins w:id="196" w:author="清欢" w:date="2024-08-10T21:44:00Z">
        <w:r>
          <w:rPr>
            <w:rFonts w:ascii="宋体" w:hAnsi="宋体" w:cs="宋体" w:hint="eastAsia"/>
            <w:sz w:val="21"/>
            <w:szCs w:val="20"/>
          </w:rPr>
          <w:t>系统模型</w:t>
        </w:r>
      </w:ins>
      <w:ins w:id="197" w:author="清欢" w:date="2024-08-10T21:43:00Z">
        <w:r>
          <w:rPr>
            <w:rFonts w:ascii="宋体" w:hAnsi="宋体" w:cs="宋体" w:hint="eastAsia"/>
            <w:sz w:val="21"/>
            <w:szCs w:val="20"/>
          </w:rPr>
          <w:t>对比分析</w:t>
        </w:r>
      </w:ins>
    </w:p>
    <w:tbl>
      <w:tblPr>
        <w:tblW w:w="9000"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50"/>
        <w:gridCol w:w="715"/>
        <w:gridCol w:w="1299"/>
        <w:gridCol w:w="1441"/>
        <w:gridCol w:w="1418"/>
        <w:gridCol w:w="1470"/>
        <w:gridCol w:w="1507"/>
      </w:tblGrid>
      <w:tr w:rsidR="00B53220" w14:paraId="73673DDB" w14:textId="77777777">
        <w:trPr>
          <w:trHeight w:val="311"/>
        </w:trPr>
        <w:tc>
          <w:tcPr>
            <w:tcW w:w="1150" w:type="dxa"/>
          </w:tcPr>
          <w:p w14:paraId="54EE1831" w14:textId="77777777" w:rsidR="00B53220" w:rsidRDefault="00000000">
            <w:pPr>
              <w:pStyle w:val="TableParagraph"/>
              <w:spacing w:before="156" w:after="156"/>
              <w:ind w:left="107"/>
              <w:rPr>
                <w:rFonts w:ascii="Times New Roman"/>
                <w:sz w:val="20"/>
              </w:rPr>
            </w:pPr>
            <w:r>
              <w:rPr>
                <w:rFonts w:ascii="Times New Roman"/>
                <w:sz w:val="20"/>
              </w:rPr>
              <w:t>Modality</w:t>
            </w:r>
          </w:p>
        </w:tc>
        <w:tc>
          <w:tcPr>
            <w:tcW w:w="715" w:type="dxa"/>
          </w:tcPr>
          <w:p w14:paraId="4D22F03C" w14:textId="77777777" w:rsidR="00B53220" w:rsidRDefault="00000000">
            <w:pPr>
              <w:pStyle w:val="TableParagraph"/>
              <w:spacing w:before="156" w:after="156"/>
              <w:ind w:firstLineChars="100" w:firstLine="200"/>
              <w:rPr>
                <w:rFonts w:ascii="Times New Roman"/>
                <w:sz w:val="20"/>
              </w:rPr>
            </w:pPr>
            <w:r>
              <w:rPr>
                <w:rFonts w:ascii="Times New Roman"/>
                <w:sz w:val="20"/>
              </w:rPr>
              <w:t>Data</w:t>
            </w:r>
          </w:p>
        </w:tc>
        <w:tc>
          <w:tcPr>
            <w:tcW w:w="1299" w:type="dxa"/>
          </w:tcPr>
          <w:p w14:paraId="5066FEDE" w14:textId="77777777" w:rsidR="00B53220" w:rsidRDefault="00000000">
            <w:pPr>
              <w:pStyle w:val="TableParagraph"/>
              <w:spacing w:before="156" w:after="156"/>
              <w:ind w:firstLineChars="100" w:firstLine="200"/>
              <w:rPr>
                <w:rFonts w:ascii="Times New Roman"/>
                <w:sz w:val="20"/>
              </w:rPr>
            </w:pPr>
            <w:r>
              <w:rPr>
                <w:rFonts w:ascii="Times New Roman"/>
                <w:sz w:val="20"/>
              </w:rPr>
              <w:t>Method</w:t>
            </w:r>
          </w:p>
        </w:tc>
        <w:tc>
          <w:tcPr>
            <w:tcW w:w="1441" w:type="dxa"/>
          </w:tcPr>
          <w:p w14:paraId="1A4C7905" w14:textId="77777777" w:rsidR="00B53220" w:rsidRDefault="00000000">
            <w:pPr>
              <w:pStyle w:val="TableParagraph"/>
              <w:spacing w:before="156" w:after="156"/>
              <w:ind w:left="108" w:firstLine="400"/>
              <w:rPr>
                <w:rFonts w:ascii="Times New Roman"/>
                <w:sz w:val="20"/>
              </w:rPr>
            </w:pPr>
            <w:r>
              <w:rPr>
                <w:rFonts w:ascii="Times New Roman"/>
                <w:sz w:val="20"/>
              </w:rPr>
              <w:t>Acc</w:t>
            </w:r>
          </w:p>
        </w:tc>
        <w:tc>
          <w:tcPr>
            <w:tcW w:w="1418" w:type="dxa"/>
          </w:tcPr>
          <w:p w14:paraId="02CB7DA7" w14:textId="77777777" w:rsidR="00B53220" w:rsidRDefault="00000000">
            <w:pPr>
              <w:pStyle w:val="TableParagraph"/>
              <w:spacing w:before="156" w:after="156"/>
              <w:ind w:left="108" w:firstLine="400"/>
              <w:rPr>
                <w:rFonts w:ascii="Times New Roman"/>
                <w:sz w:val="20"/>
              </w:rPr>
            </w:pPr>
            <w:r>
              <w:rPr>
                <w:rFonts w:ascii="Times New Roman"/>
                <w:sz w:val="20"/>
              </w:rPr>
              <w:t>F1</w:t>
            </w:r>
          </w:p>
        </w:tc>
        <w:tc>
          <w:tcPr>
            <w:tcW w:w="1470" w:type="dxa"/>
          </w:tcPr>
          <w:p w14:paraId="53A0120F" w14:textId="77777777" w:rsidR="00B53220" w:rsidRDefault="00000000">
            <w:pPr>
              <w:pStyle w:val="TableParagraph"/>
              <w:spacing w:before="156" w:after="156"/>
              <w:ind w:left="109" w:firstLine="400"/>
              <w:rPr>
                <w:rFonts w:ascii="Times New Roman"/>
                <w:sz w:val="20"/>
              </w:rPr>
            </w:pPr>
            <w:r>
              <w:rPr>
                <w:rFonts w:ascii="Times New Roman"/>
                <w:sz w:val="20"/>
              </w:rPr>
              <w:t>Prec.</w:t>
            </w:r>
          </w:p>
        </w:tc>
        <w:tc>
          <w:tcPr>
            <w:tcW w:w="1507" w:type="dxa"/>
          </w:tcPr>
          <w:p w14:paraId="3EE1B19A" w14:textId="77777777" w:rsidR="00B53220" w:rsidRDefault="00000000">
            <w:pPr>
              <w:pStyle w:val="TableParagraph"/>
              <w:spacing w:before="156" w:after="156"/>
              <w:ind w:left="110" w:firstLine="400"/>
              <w:rPr>
                <w:rFonts w:ascii="Times New Roman"/>
                <w:sz w:val="20"/>
              </w:rPr>
            </w:pPr>
            <w:r>
              <w:rPr>
                <w:rFonts w:ascii="Times New Roman"/>
                <w:sz w:val="20"/>
              </w:rPr>
              <w:t>Recall</w:t>
            </w:r>
          </w:p>
        </w:tc>
      </w:tr>
      <w:tr w:rsidR="00B53220" w14:paraId="4466E2B3" w14:textId="77777777">
        <w:trPr>
          <w:trHeight w:val="311"/>
        </w:trPr>
        <w:tc>
          <w:tcPr>
            <w:tcW w:w="1150" w:type="dxa"/>
            <w:vMerge w:val="restart"/>
            <w:vAlign w:val="center"/>
          </w:tcPr>
          <w:p w14:paraId="5ABCDD63" w14:textId="77777777" w:rsidR="00B53220" w:rsidRDefault="00000000">
            <w:pPr>
              <w:pStyle w:val="TableParagraph"/>
              <w:spacing w:before="156" w:after="156" w:line="240" w:lineRule="auto"/>
              <w:jc w:val="center"/>
              <w:rPr>
                <w:rFonts w:ascii="Times New Roman"/>
                <w:sz w:val="20"/>
              </w:rPr>
            </w:pPr>
            <w:r>
              <w:rPr>
                <w:rFonts w:ascii="Times New Roman"/>
                <w:sz w:val="20"/>
              </w:rPr>
              <w:t>Social</w:t>
            </w:r>
          </w:p>
        </w:tc>
        <w:tc>
          <w:tcPr>
            <w:tcW w:w="715" w:type="dxa"/>
            <w:vAlign w:val="center"/>
          </w:tcPr>
          <w:p w14:paraId="1A860F49" w14:textId="77777777" w:rsidR="00B53220" w:rsidRDefault="00000000">
            <w:pPr>
              <w:pStyle w:val="TableParagraph"/>
              <w:spacing w:before="156" w:after="156"/>
              <w:jc w:val="center"/>
              <w:rPr>
                <w:rFonts w:ascii="Times New Roman"/>
                <w:sz w:val="20"/>
              </w:rPr>
            </w:pPr>
            <w:r>
              <w:rPr>
                <w:rFonts w:ascii="Times New Roman"/>
                <w:w w:val="93"/>
                <w:sz w:val="20"/>
              </w:rPr>
              <w:t>M</w:t>
            </w:r>
          </w:p>
        </w:tc>
        <w:tc>
          <w:tcPr>
            <w:tcW w:w="1299" w:type="dxa"/>
          </w:tcPr>
          <w:p w14:paraId="240521B6" w14:textId="77777777" w:rsidR="00B53220" w:rsidRDefault="00000000">
            <w:pPr>
              <w:pStyle w:val="TableParagraph"/>
              <w:spacing w:before="156" w:after="156"/>
              <w:ind w:left="108"/>
              <w:jc w:val="both"/>
              <w:rPr>
                <w:rFonts w:ascii="Times New Roman"/>
                <w:sz w:val="15"/>
              </w:rPr>
            </w:pPr>
            <w:proofErr w:type="spellStart"/>
            <w:r>
              <w:rPr>
                <w:rFonts w:ascii="Times New Roman"/>
                <w:sz w:val="15"/>
              </w:rPr>
              <w:t>Hc</w:t>
            </w:r>
            <w:proofErr w:type="spellEnd"/>
            <w:r>
              <w:rPr>
                <w:rFonts w:ascii="Times New Roman" w:eastAsiaTheme="minorEastAsia" w:hint="eastAsia"/>
                <w:sz w:val="15"/>
              </w:rPr>
              <w:t xml:space="preserve"> </w:t>
            </w:r>
            <w:proofErr w:type="spellStart"/>
            <w:r>
              <w:rPr>
                <w:rFonts w:ascii="Times New Roman"/>
                <w:sz w:val="15"/>
              </w:rPr>
              <w:t>feas+SVM</w:t>
            </w:r>
            <w:proofErr w:type="spellEnd"/>
          </w:p>
        </w:tc>
        <w:tc>
          <w:tcPr>
            <w:tcW w:w="1441" w:type="dxa"/>
          </w:tcPr>
          <w:p w14:paraId="73EB13D0" w14:textId="77777777" w:rsidR="00B53220" w:rsidRDefault="00000000">
            <w:pPr>
              <w:pStyle w:val="TableParagraph"/>
              <w:spacing w:before="156" w:after="156" w:line="237" w:lineRule="exact"/>
              <w:ind w:right="179" w:firstLine="400"/>
              <w:jc w:val="center"/>
              <w:rPr>
                <w:sz w:val="14"/>
              </w:rPr>
            </w:pPr>
            <w:r>
              <w:rPr>
                <w:sz w:val="20"/>
              </w:rPr>
              <w:t>67</w:t>
            </w:r>
            <w:r>
              <w:rPr>
                <w:position w:val="2"/>
                <w:sz w:val="20"/>
              </w:rPr>
              <w:t>.</w:t>
            </w:r>
            <w:r>
              <w:rPr>
                <w:sz w:val="20"/>
              </w:rPr>
              <w:t>98</w:t>
            </w:r>
            <w:r>
              <w:rPr>
                <w:position w:val="-1"/>
                <w:sz w:val="14"/>
              </w:rPr>
              <w:t>±</w:t>
            </w:r>
            <w:r>
              <w:rPr>
                <w:position w:val="-3"/>
                <w:sz w:val="14"/>
              </w:rPr>
              <w:t>1</w:t>
            </w:r>
            <w:r>
              <w:rPr>
                <w:position w:val="-1"/>
                <w:sz w:val="14"/>
              </w:rPr>
              <w:t>.</w:t>
            </w:r>
            <w:r>
              <w:rPr>
                <w:position w:val="-3"/>
                <w:sz w:val="14"/>
              </w:rPr>
              <w:t>12</w:t>
            </w:r>
          </w:p>
        </w:tc>
        <w:tc>
          <w:tcPr>
            <w:tcW w:w="1418" w:type="dxa"/>
          </w:tcPr>
          <w:p w14:paraId="1C640475" w14:textId="77777777" w:rsidR="00B53220" w:rsidRDefault="00000000">
            <w:pPr>
              <w:pStyle w:val="TableParagraph"/>
              <w:spacing w:before="156" w:after="156" w:line="237" w:lineRule="exact"/>
              <w:ind w:right="181" w:firstLine="400"/>
              <w:jc w:val="center"/>
              <w:rPr>
                <w:sz w:val="14"/>
              </w:rPr>
            </w:pPr>
            <w:r>
              <w:rPr>
                <w:sz w:val="20"/>
              </w:rPr>
              <w:t>67</w:t>
            </w:r>
            <w:r>
              <w:rPr>
                <w:position w:val="2"/>
                <w:sz w:val="20"/>
              </w:rPr>
              <w:t>.</w:t>
            </w:r>
            <w:r>
              <w:rPr>
                <w:sz w:val="20"/>
              </w:rPr>
              <w:t>43</w:t>
            </w:r>
            <w:r>
              <w:rPr>
                <w:position w:val="-1"/>
                <w:sz w:val="14"/>
              </w:rPr>
              <w:t>±</w:t>
            </w:r>
            <w:r>
              <w:rPr>
                <w:position w:val="-3"/>
                <w:sz w:val="14"/>
              </w:rPr>
              <w:t>1</w:t>
            </w:r>
            <w:r>
              <w:rPr>
                <w:position w:val="-1"/>
                <w:sz w:val="14"/>
              </w:rPr>
              <w:t>.</w:t>
            </w:r>
            <w:r>
              <w:rPr>
                <w:position w:val="-3"/>
                <w:sz w:val="14"/>
              </w:rPr>
              <w:t>14</w:t>
            </w:r>
          </w:p>
        </w:tc>
        <w:tc>
          <w:tcPr>
            <w:tcW w:w="1470" w:type="dxa"/>
          </w:tcPr>
          <w:p w14:paraId="440BB394" w14:textId="77777777" w:rsidR="00B53220" w:rsidRDefault="00000000">
            <w:pPr>
              <w:pStyle w:val="TableParagraph"/>
              <w:spacing w:before="156" w:after="156" w:line="237" w:lineRule="exact"/>
              <w:ind w:right="179" w:firstLine="400"/>
              <w:jc w:val="center"/>
              <w:rPr>
                <w:sz w:val="14"/>
              </w:rPr>
            </w:pPr>
            <w:r>
              <w:rPr>
                <w:sz w:val="20"/>
              </w:rPr>
              <w:t>67</w:t>
            </w:r>
            <w:r>
              <w:rPr>
                <w:position w:val="2"/>
                <w:sz w:val="20"/>
              </w:rPr>
              <w:t>.</w:t>
            </w:r>
            <w:r>
              <w:rPr>
                <w:sz w:val="20"/>
              </w:rPr>
              <w:t>93</w:t>
            </w:r>
            <w:r>
              <w:rPr>
                <w:position w:val="-1"/>
                <w:sz w:val="14"/>
              </w:rPr>
              <w:t>±</w:t>
            </w:r>
            <w:r>
              <w:rPr>
                <w:position w:val="-3"/>
                <w:sz w:val="14"/>
              </w:rPr>
              <w:t>1</w:t>
            </w:r>
            <w:r>
              <w:rPr>
                <w:position w:val="-1"/>
                <w:sz w:val="14"/>
              </w:rPr>
              <w:t>.</w:t>
            </w:r>
            <w:r>
              <w:rPr>
                <w:position w:val="-3"/>
                <w:sz w:val="14"/>
              </w:rPr>
              <w:t>32</w:t>
            </w:r>
          </w:p>
        </w:tc>
        <w:tc>
          <w:tcPr>
            <w:tcW w:w="1507" w:type="dxa"/>
          </w:tcPr>
          <w:p w14:paraId="0FF4FBA7" w14:textId="77777777" w:rsidR="00B53220" w:rsidRDefault="00000000">
            <w:pPr>
              <w:pStyle w:val="TableParagraph"/>
              <w:spacing w:before="156" w:after="156" w:line="237" w:lineRule="exact"/>
              <w:ind w:right="180" w:firstLine="400"/>
              <w:jc w:val="center"/>
              <w:rPr>
                <w:sz w:val="14"/>
              </w:rPr>
            </w:pPr>
            <w:r>
              <w:rPr>
                <w:sz w:val="20"/>
              </w:rPr>
              <w:t>67</w:t>
            </w:r>
            <w:r>
              <w:rPr>
                <w:position w:val="2"/>
                <w:sz w:val="20"/>
              </w:rPr>
              <w:t>.</w:t>
            </w:r>
            <w:r>
              <w:rPr>
                <w:sz w:val="20"/>
              </w:rPr>
              <w:t>18</w:t>
            </w:r>
            <w:r>
              <w:rPr>
                <w:position w:val="-1"/>
                <w:sz w:val="14"/>
              </w:rPr>
              <w:t>±</w:t>
            </w:r>
            <w:r>
              <w:rPr>
                <w:position w:val="-3"/>
                <w:sz w:val="14"/>
              </w:rPr>
              <w:t>1</w:t>
            </w:r>
            <w:r>
              <w:rPr>
                <w:position w:val="-1"/>
                <w:sz w:val="14"/>
              </w:rPr>
              <w:t>.</w:t>
            </w:r>
            <w:r>
              <w:rPr>
                <w:position w:val="-3"/>
                <w:sz w:val="14"/>
              </w:rPr>
              <w:t>12</w:t>
            </w:r>
          </w:p>
        </w:tc>
      </w:tr>
      <w:tr w:rsidR="00B53220" w14:paraId="21226A15" w14:textId="77777777">
        <w:trPr>
          <w:trHeight w:val="311"/>
        </w:trPr>
        <w:tc>
          <w:tcPr>
            <w:tcW w:w="1150" w:type="dxa"/>
            <w:vMerge/>
          </w:tcPr>
          <w:p w14:paraId="3A13CD3C" w14:textId="77777777" w:rsidR="00B53220" w:rsidRDefault="00B53220">
            <w:pPr>
              <w:pStyle w:val="TableParagraph"/>
              <w:spacing w:before="156" w:after="156"/>
              <w:rPr>
                <w:rFonts w:ascii="Times New Roman"/>
                <w:sz w:val="20"/>
              </w:rPr>
            </w:pPr>
          </w:p>
        </w:tc>
        <w:tc>
          <w:tcPr>
            <w:tcW w:w="715" w:type="dxa"/>
            <w:vMerge w:val="restart"/>
            <w:vAlign w:val="center"/>
          </w:tcPr>
          <w:p w14:paraId="24B55954" w14:textId="77777777" w:rsidR="00B53220" w:rsidRDefault="00000000">
            <w:pPr>
              <w:pStyle w:val="TableParagraph"/>
              <w:spacing w:before="156" w:after="156"/>
              <w:jc w:val="center"/>
              <w:rPr>
                <w:rFonts w:ascii="Times New Roman" w:eastAsia="宋体"/>
                <w:sz w:val="20"/>
              </w:rPr>
            </w:pPr>
            <w:r>
              <w:rPr>
                <w:rFonts w:ascii="Times New Roman" w:eastAsia="宋体" w:hint="eastAsia"/>
                <w:sz w:val="20"/>
              </w:rPr>
              <w:t>C</w:t>
            </w:r>
          </w:p>
        </w:tc>
        <w:tc>
          <w:tcPr>
            <w:tcW w:w="1299" w:type="dxa"/>
          </w:tcPr>
          <w:p w14:paraId="5C30BFE2" w14:textId="77777777" w:rsidR="00B53220" w:rsidRDefault="00000000">
            <w:pPr>
              <w:pStyle w:val="TableParagraph"/>
              <w:spacing w:before="156" w:after="156"/>
              <w:ind w:left="108"/>
              <w:jc w:val="both"/>
              <w:rPr>
                <w:rFonts w:ascii="Times New Roman"/>
                <w:sz w:val="15"/>
              </w:rPr>
            </w:pPr>
            <w:proofErr w:type="spellStart"/>
            <w:r>
              <w:rPr>
                <w:rFonts w:ascii="Times New Roman"/>
                <w:sz w:val="15"/>
              </w:rPr>
              <w:t>hc</w:t>
            </w:r>
            <w:proofErr w:type="spellEnd"/>
            <w:r>
              <w:rPr>
                <w:rFonts w:ascii="Times New Roman"/>
                <w:sz w:val="15"/>
              </w:rPr>
              <w:t xml:space="preserve"> </w:t>
            </w:r>
            <w:proofErr w:type="spellStart"/>
            <w:r>
              <w:rPr>
                <w:rFonts w:ascii="Times New Roman"/>
                <w:sz w:val="15"/>
              </w:rPr>
              <w:t>feas+SVM</w:t>
            </w:r>
            <w:proofErr w:type="spellEnd"/>
          </w:p>
        </w:tc>
        <w:tc>
          <w:tcPr>
            <w:tcW w:w="1441" w:type="dxa"/>
          </w:tcPr>
          <w:p w14:paraId="553E2F2C" w14:textId="77777777" w:rsidR="00B53220" w:rsidRDefault="00000000">
            <w:pPr>
              <w:pStyle w:val="TableParagraph"/>
              <w:spacing w:before="156" w:after="156" w:line="237" w:lineRule="exact"/>
              <w:ind w:right="180" w:firstLine="400"/>
              <w:jc w:val="center"/>
              <w:rPr>
                <w:sz w:val="14"/>
              </w:rPr>
            </w:pPr>
            <w:r>
              <w:rPr>
                <w:sz w:val="20"/>
              </w:rPr>
              <w:t>64</w:t>
            </w:r>
            <w:r>
              <w:rPr>
                <w:position w:val="2"/>
                <w:sz w:val="20"/>
              </w:rPr>
              <w:t>.</w:t>
            </w:r>
            <w:r>
              <w:rPr>
                <w:sz w:val="20"/>
              </w:rPr>
              <w:t>39</w:t>
            </w:r>
            <w:r>
              <w:rPr>
                <w:position w:val="-1"/>
                <w:sz w:val="14"/>
              </w:rPr>
              <w:t>±</w:t>
            </w:r>
            <w:r>
              <w:rPr>
                <w:position w:val="-3"/>
                <w:sz w:val="14"/>
              </w:rPr>
              <w:t>2</w:t>
            </w:r>
            <w:r>
              <w:rPr>
                <w:position w:val="-1"/>
                <w:sz w:val="14"/>
              </w:rPr>
              <w:t>.</w:t>
            </w:r>
            <w:r>
              <w:rPr>
                <w:position w:val="-3"/>
                <w:sz w:val="14"/>
              </w:rPr>
              <w:t>78</w:t>
            </w:r>
          </w:p>
        </w:tc>
        <w:tc>
          <w:tcPr>
            <w:tcW w:w="1418" w:type="dxa"/>
          </w:tcPr>
          <w:p w14:paraId="4DA47E4E" w14:textId="77777777" w:rsidR="00B53220" w:rsidRDefault="00000000">
            <w:pPr>
              <w:pStyle w:val="TableParagraph"/>
              <w:spacing w:before="156" w:after="156" w:line="237" w:lineRule="exact"/>
              <w:ind w:right="180" w:firstLine="400"/>
              <w:jc w:val="center"/>
              <w:rPr>
                <w:sz w:val="14"/>
              </w:rPr>
            </w:pPr>
            <w:r>
              <w:rPr>
                <w:sz w:val="20"/>
              </w:rPr>
              <w:t>64</w:t>
            </w:r>
            <w:r>
              <w:rPr>
                <w:position w:val="2"/>
                <w:sz w:val="20"/>
              </w:rPr>
              <w:t>.</w:t>
            </w:r>
            <w:r>
              <w:rPr>
                <w:sz w:val="20"/>
              </w:rPr>
              <w:t>27</w:t>
            </w:r>
            <w:r>
              <w:rPr>
                <w:position w:val="-1"/>
                <w:sz w:val="14"/>
              </w:rPr>
              <w:t>±</w:t>
            </w:r>
            <w:r>
              <w:rPr>
                <w:position w:val="-3"/>
                <w:sz w:val="14"/>
              </w:rPr>
              <w:t>2</w:t>
            </w:r>
            <w:r>
              <w:rPr>
                <w:position w:val="-1"/>
                <w:sz w:val="14"/>
              </w:rPr>
              <w:t>.</w:t>
            </w:r>
            <w:r>
              <w:rPr>
                <w:position w:val="-3"/>
                <w:sz w:val="14"/>
              </w:rPr>
              <w:t>08</w:t>
            </w:r>
          </w:p>
        </w:tc>
        <w:tc>
          <w:tcPr>
            <w:tcW w:w="1470" w:type="dxa"/>
          </w:tcPr>
          <w:p w14:paraId="3A8E4F94" w14:textId="77777777" w:rsidR="00B53220" w:rsidRDefault="00000000">
            <w:pPr>
              <w:pStyle w:val="TableParagraph"/>
              <w:spacing w:before="156" w:after="156" w:line="237" w:lineRule="exact"/>
              <w:ind w:right="179" w:firstLine="400"/>
              <w:jc w:val="center"/>
              <w:rPr>
                <w:sz w:val="14"/>
              </w:rPr>
            </w:pPr>
            <w:r>
              <w:rPr>
                <w:sz w:val="20"/>
              </w:rPr>
              <w:t>64</w:t>
            </w:r>
            <w:r>
              <w:rPr>
                <w:position w:val="2"/>
                <w:sz w:val="20"/>
              </w:rPr>
              <w:t>.</w:t>
            </w:r>
            <w:r>
              <w:rPr>
                <w:sz w:val="20"/>
              </w:rPr>
              <w:t>67</w:t>
            </w:r>
            <w:r>
              <w:rPr>
                <w:position w:val="-1"/>
                <w:sz w:val="14"/>
              </w:rPr>
              <w:t>±</w:t>
            </w:r>
            <w:r>
              <w:rPr>
                <w:position w:val="-3"/>
                <w:sz w:val="14"/>
              </w:rPr>
              <w:t>2</w:t>
            </w:r>
            <w:r>
              <w:rPr>
                <w:position w:val="-1"/>
                <w:sz w:val="14"/>
              </w:rPr>
              <w:t>.</w:t>
            </w:r>
            <w:r>
              <w:rPr>
                <w:position w:val="-3"/>
                <w:sz w:val="14"/>
              </w:rPr>
              <w:t>02</w:t>
            </w:r>
          </w:p>
        </w:tc>
        <w:tc>
          <w:tcPr>
            <w:tcW w:w="1507" w:type="dxa"/>
          </w:tcPr>
          <w:p w14:paraId="008FA10F" w14:textId="77777777" w:rsidR="00B53220" w:rsidRDefault="00000000">
            <w:pPr>
              <w:pStyle w:val="TableParagraph"/>
              <w:spacing w:before="156" w:after="156" w:line="237" w:lineRule="exact"/>
              <w:ind w:right="180" w:firstLine="400"/>
              <w:jc w:val="center"/>
              <w:rPr>
                <w:sz w:val="14"/>
              </w:rPr>
            </w:pPr>
            <w:r>
              <w:rPr>
                <w:sz w:val="20"/>
              </w:rPr>
              <w:t>64</w:t>
            </w:r>
            <w:r>
              <w:rPr>
                <w:position w:val="2"/>
                <w:sz w:val="20"/>
              </w:rPr>
              <w:t>.</w:t>
            </w:r>
            <w:r>
              <w:rPr>
                <w:sz w:val="20"/>
              </w:rPr>
              <w:t>20</w:t>
            </w:r>
            <w:r>
              <w:rPr>
                <w:position w:val="-1"/>
                <w:sz w:val="14"/>
              </w:rPr>
              <w:t>±</w:t>
            </w:r>
            <w:r>
              <w:rPr>
                <w:position w:val="-3"/>
                <w:sz w:val="14"/>
              </w:rPr>
              <w:t>2</w:t>
            </w:r>
            <w:r>
              <w:rPr>
                <w:position w:val="-1"/>
                <w:sz w:val="14"/>
              </w:rPr>
              <w:t>.</w:t>
            </w:r>
            <w:r>
              <w:rPr>
                <w:position w:val="-3"/>
                <w:sz w:val="14"/>
              </w:rPr>
              <w:t>01</w:t>
            </w:r>
          </w:p>
        </w:tc>
      </w:tr>
      <w:tr w:rsidR="00B53220" w14:paraId="74615546" w14:textId="77777777">
        <w:trPr>
          <w:trHeight w:val="314"/>
        </w:trPr>
        <w:tc>
          <w:tcPr>
            <w:tcW w:w="1150" w:type="dxa"/>
            <w:vMerge/>
          </w:tcPr>
          <w:p w14:paraId="404C72DC" w14:textId="77777777" w:rsidR="00B53220" w:rsidRDefault="00B53220">
            <w:pPr>
              <w:pStyle w:val="TableParagraph"/>
              <w:spacing w:before="156" w:after="156"/>
              <w:ind w:firstLine="320"/>
              <w:rPr>
                <w:rFonts w:ascii="Times New Roman"/>
                <w:sz w:val="16"/>
              </w:rPr>
            </w:pPr>
          </w:p>
        </w:tc>
        <w:tc>
          <w:tcPr>
            <w:tcW w:w="715" w:type="dxa"/>
            <w:vMerge/>
            <w:tcBorders>
              <w:top w:val="nil"/>
            </w:tcBorders>
          </w:tcPr>
          <w:p w14:paraId="4FDF2EFC" w14:textId="77777777" w:rsidR="00B53220" w:rsidRDefault="00B53220">
            <w:pPr>
              <w:spacing w:before="156" w:after="156"/>
              <w:rPr>
                <w:rFonts w:hint="eastAsia"/>
                <w:sz w:val="2"/>
                <w:szCs w:val="2"/>
              </w:rPr>
            </w:pPr>
          </w:p>
        </w:tc>
        <w:tc>
          <w:tcPr>
            <w:tcW w:w="1299" w:type="dxa"/>
          </w:tcPr>
          <w:p w14:paraId="401A5F99" w14:textId="77777777" w:rsidR="00B53220" w:rsidRDefault="00000000">
            <w:pPr>
              <w:pStyle w:val="TableParagraph"/>
              <w:spacing w:before="156" w:after="156"/>
              <w:ind w:left="108"/>
              <w:jc w:val="both"/>
              <w:rPr>
                <w:rFonts w:ascii="Times New Roman"/>
                <w:sz w:val="20"/>
              </w:rPr>
            </w:pPr>
            <w:proofErr w:type="spellStart"/>
            <w:r>
              <w:rPr>
                <w:rFonts w:ascii="Times New Roman"/>
                <w:sz w:val="20"/>
              </w:rPr>
              <w:t>BERT+Att</w:t>
            </w:r>
            <w:proofErr w:type="spellEnd"/>
          </w:p>
        </w:tc>
        <w:tc>
          <w:tcPr>
            <w:tcW w:w="1441" w:type="dxa"/>
          </w:tcPr>
          <w:p w14:paraId="4ED2598E" w14:textId="77777777" w:rsidR="00B53220" w:rsidRDefault="00000000">
            <w:pPr>
              <w:pStyle w:val="TableParagraph"/>
              <w:spacing w:before="156" w:after="156" w:line="239" w:lineRule="exact"/>
              <w:ind w:right="179" w:firstLine="400"/>
              <w:jc w:val="center"/>
              <w:rPr>
                <w:sz w:val="14"/>
              </w:rPr>
            </w:pPr>
            <w:r>
              <w:rPr>
                <w:sz w:val="20"/>
              </w:rPr>
              <w:t>62</w:t>
            </w:r>
            <w:r>
              <w:rPr>
                <w:position w:val="2"/>
                <w:sz w:val="20"/>
              </w:rPr>
              <w:t>.</w:t>
            </w:r>
            <w:r>
              <w:rPr>
                <w:sz w:val="20"/>
              </w:rPr>
              <w:t>87</w:t>
            </w:r>
            <w:r>
              <w:rPr>
                <w:position w:val="-1"/>
                <w:sz w:val="14"/>
              </w:rPr>
              <w:t>±</w:t>
            </w:r>
            <w:r>
              <w:rPr>
                <w:position w:val="-3"/>
                <w:sz w:val="14"/>
              </w:rPr>
              <w:t>3</w:t>
            </w:r>
            <w:r>
              <w:rPr>
                <w:position w:val="-1"/>
                <w:sz w:val="14"/>
              </w:rPr>
              <w:t>.</w:t>
            </w:r>
            <w:r>
              <w:rPr>
                <w:position w:val="-3"/>
                <w:sz w:val="14"/>
              </w:rPr>
              <w:t>52</w:t>
            </w:r>
          </w:p>
        </w:tc>
        <w:tc>
          <w:tcPr>
            <w:tcW w:w="1418" w:type="dxa"/>
          </w:tcPr>
          <w:p w14:paraId="76C288C8" w14:textId="77777777" w:rsidR="00B53220" w:rsidRDefault="00000000">
            <w:pPr>
              <w:pStyle w:val="TableParagraph"/>
              <w:spacing w:before="156" w:after="156" w:line="239" w:lineRule="exact"/>
              <w:ind w:right="181" w:firstLine="400"/>
              <w:jc w:val="center"/>
              <w:rPr>
                <w:sz w:val="14"/>
              </w:rPr>
            </w:pPr>
            <w:r>
              <w:rPr>
                <w:sz w:val="20"/>
              </w:rPr>
              <w:t>62</w:t>
            </w:r>
            <w:r>
              <w:rPr>
                <w:position w:val="2"/>
                <w:sz w:val="20"/>
              </w:rPr>
              <w:t>.</w:t>
            </w:r>
            <w:r>
              <w:rPr>
                <w:sz w:val="20"/>
              </w:rPr>
              <w:t>80</w:t>
            </w:r>
            <w:r>
              <w:rPr>
                <w:position w:val="-1"/>
                <w:sz w:val="14"/>
              </w:rPr>
              <w:t>±</w:t>
            </w:r>
            <w:r>
              <w:rPr>
                <w:position w:val="-3"/>
                <w:sz w:val="14"/>
              </w:rPr>
              <w:t>3</w:t>
            </w:r>
            <w:r>
              <w:rPr>
                <w:position w:val="-1"/>
                <w:sz w:val="14"/>
              </w:rPr>
              <w:t>.</w:t>
            </w:r>
            <w:r>
              <w:rPr>
                <w:position w:val="-3"/>
                <w:sz w:val="14"/>
              </w:rPr>
              <w:t>20</w:t>
            </w:r>
          </w:p>
        </w:tc>
        <w:tc>
          <w:tcPr>
            <w:tcW w:w="1470" w:type="dxa"/>
          </w:tcPr>
          <w:p w14:paraId="20064596" w14:textId="77777777" w:rsidR="00B53220" w:rsidRDefault="00000000">
            <w:pPr>
              <w:pStyle w:val="TableParagraph"/>
              <w:spacing w:before="156" w:after="156" w:line="239" w:lineRule="exact"/>
              <w:ind w:right="179" w:firstLine="400"/>
              <w:jc w:val="center"/>
              <w:rPr>
                <w:sz w:val="14"/>
              </w:rPr>
            </w:pPr>
            <w:r>
              <w:rPr>
                <w:sz w:val="20"/>
              </w:rPr>
              <w:t>62</w:t>
            </w:r>
            <w:r>
              <w:rPr>
                <w:position w:val="2"/>
                <w:sz w:val="20"/>
              </w:rPr>
              <w:t>.</w:t>
            </w:r>
            <w:r>
              <w:rPr>
                <w:sz w:val="20"/>
              </w:rPr>
              <w:t>27</w:t>
            </w:r>
            <w:r>
              <w:rPr>
                <w:position w:val="-1"/>
                <w:sz w:val="14"/>
              </w:rPr>
              <w:t>±</w:t>
            </w:r>
            <w:r>
              <w:rPr>
                <w:position w:val="-3"/>
                <w:sz w:val="14"/>
              </w:rPr>
              <w:t>3</w:t>
            </w:r>
            <w:r>
              <w:rPr>
                <w:position w:val="-1"/>
                <w:sz w:val="14"/>
              </w:rPr>
              <w:t>.</w:t>
            </w:r>
            <w:r>
              <w:rPr>
                <w:position w:val="-3"/>
                <w:sz w:val="14"/>
              </w:rPr>
              <w:t>52</w:t>
            </w:r>
          </w:p>
        </w:tc>
        <w:tc>
          <w:tcPr>
            <w:tcW w:w="1507" w:type="dxa"/>
          </w:tcPr>
          <w:p w14:paraId="2BA858BF" w14:textId="77777777" w:rsidR="00B53220" w:rsidRDefault="00000000">
            <w:pPr>
              <w:pStyle w:val="TableParagraph"/>
              <w:spacing w:before="156" w:after="156" w:line="239" w:lineRule="exact"/>
              <w:ind w:right="180" w:firstLine="400"/>
              <w:jc w:val="center"/>
              <w:rPr>
                <w:sz w:val="14"/>
              </w:rPr>
            </w:pPr>
            <w:r>
              <w:rPr>
                <w:sz w:val="20"/>
              </w:rPr>
              <w:t>62</w:t>
            </w:r>
            <w:r>
              <w:rPr>
                <w:position w:val="2"/>
                <w:sz w:val="20"/>
              </w:rPr>
              <w:t>.</w:t>
            </w:r>
            <w:r>
              <w:rPr>
                <w:sz w:val="20"/>
              </w:rPr>
              <w:t>98</w:t>
            </w:r>
            <w:r>
              <w:rPr>
                <w:position w:val="-1"/>
                <w:sz w:val="14"/>
              </w:rPr>
              <w:t>±</w:t>
            </w:r>
            <w:r>
              <w:rPr>
                <w:position w:val="-3"/>
                <w:sz w:val="14"/>
              </w:rPr>
              <w:t>3</w:t>
            </w:r>
            <w:r>
              <w:rPr>
                <w:position w:val="-1"/>
                <w:sz w:val="14"/>
              </w:rPr>
              <w:t>.</w:t>
            </w:r>
            <w:r>
              <w:rPr>
                <w:position w:val="-3"/>
                <w:sz w:val="14"/>
              </w:rPr>
              <w:t>22</w:t>
            </w:r>
          </w:p>
        </w:tc>
      </w:tr>
      <w:tr w:rsidR="00B53220" w14:paraId="390C27BE" w14:textId="77777777">
        <w:trPr>
          <w:trHeight w:val="311"/>
        </w:trPr>
        <w:tc>
          <w:tcPr>
            <w:tcW w:w="1150" w:type="dxa"/>
            <w:vMerge w:val="restart"/>
            <w:vAlign w:val="center"/>
          </w:tcPr>
          <w:p w14:paraId="55115FFB" w14:textId="77777777" w:rsidR="00B53220" w:rsidRDefault="00000000">
            <w:pPr>
              <w:pStyle w:val="TableParagraph"/>
              <w:spacing w:before="156" w:after="156" w:line="240" w:lineRule="auto"/>
              <w:jc w:val="center"/>
              <w:rPr>
                <w:rFonts w:ascii="Times New Roman"/>
                <w:sz w:val="20"/>
              </w:rPr>
            </w:pPr>
            <w:r>
              <w:rPr>
                <w:rFonts w:ascii="Times New Roman" w:eastAsia="宋体" w:hint="eastAsia"/>
                <w:sz w:val="20"/>
              </w:rPr>
              <w:t>T</w:t>
            </w:r>
            <w:r>
              <w:rPr>
                <w:rFonts w:ascii="Times New Roman"/>
                <w:sz w:val="20"/>
              </w:rPr>
              <w:t>ext</w:t>
            </w:r>
          </w:p>
        </w:tc>
        <w:tc>
          <w:tcPr>
            <w:tcW w:w="715" w:type="dxa"/>
            <w:vMerge w:val="restart"/>
            <w:vAlign w:val="center"/>
          </w:tcPr>
          <w:p w14:paraId="169BFC46" w14:textId="77777777" w:rsidR="00B53220" w:rsidRDefault="00000000">
            <w:pPr>
              <w:pStyle w:val="TableParagraph"/>
              <w:spacing w:before="156" w:after="156"/>
              <w:jc w:val="both"/>
              <w:rPr>
                <w:rFonts w:ascii="Times New Roman"/>
                <w:sz w:val="20"/>
              </w:rPr>
            </w:pPr>
            <w:proofErr w:type="spellStart"/>
            <w:r>
              <w:rPr>
                <w:rFonts w:ascii="Times New Roman"/>
                <w:sz w:val="20"/>
              </w:rPr>
              <w:t>T&amp;Tr</w:t>
            </w:r>
            <w:proofErr w:type="spellEnd"/>
          </w:p>
        </w:tc>
        <w:tc>
          <w:tcPr>
            <w:tcW w:w="1299" w:type="dxa"/>
          </w:tcPr>
          <w:p w14:paraId="7929C5F8" w14:textId="77777777" w:rsidR="00B53220" w:rsidRDefault="00000000">
            <w:pPr>
              <w:pStyle w:val="TableParagraph"/>
              <w:spacing w:before="156" w:after="156"/>
              <w:ind w:left="204"/>
              <w:jc w:val="both"/>
              <w:rPr>
                <w:rFonts w:ascii="Times New Roman"/>
                <w:sz w:val="15"/>
              </w:rPr>
            </w:pPr>
            <w:proofErr w:type="spellStart"/>
            <w:r>
              <w:rPr>
                <w:rFonts w:ascii="Times New Roman"/>
                <w:sz w:val="15"/>
              </w:rPr>
              <w:t>hc</w:t>
            </w:r>
            <w:proofErr w:type="spellEnd"/>
            <w:r>
              <w:rPr>
                <w:rFonts w:ascii="Times New Roman"/>
                <w:sz w:val="15"/>
              </w:rPr>
              <w:t xml:space="preserve"> </w:t>
            </w:r>
            <w:proofErr w:type="spellStart"/>
            <w:r>
              <w:rPr>
                <w:rFonts w:ascii="Times New Roman"/>
                <w:sz w:val="15"/>
              </w:rPr>
              <w:t>feas+SVM</w:t>
            </w:r>
            <w:proofErr w:type="spellEnd"/>
          </w:p>
        </w:tc>
        <w:tc>
          <w:tcPr>
            <w:tcW w:w="1441" w:type="dxa"/>
          </w:tcPr>
          <w:p w14:paraId="529CB24E" w14:textId="77777777" w:rsidR="00B53220" w:rsidRDefault="00000000">
            <w:pPr>
              <w:pStyle w:val="TableParagraph"/>
              <w:spacing w:before="156" w:after="156" w:line="237" w:lineRule="exact"/>
              <w:ind w:right="179" w:firstLine="400"/>
              <w:jc w:val="center"/>
              <w:rPr>
                <w:sz w:val="14"/>
              </w:rPr>
            </w:pPr>
            <w:r>
              <w:rPr>
                <w:sz w:val="20"/>
              </w:rPr>
              <w:t>70</w:t>
            </w:r>
            <w:r>
              <w:rPr>
                <w:position w:val="2"/>
                <w:sz w:val="20"/>
              </w:rPr>
              <w:t>.</w:t>
            </w:r>
            <w:r>
              <w:rPr>
                <w:sz w:val="20"/>
              </w:rPr>
              <w:t>22</w:t>
            </w:r>
            <w:r>
              <w:rPr>
                <w:position w:val="-1"/>
                <w:sz w:val="14"/>
              </w:rPr>
              <w:t>±</w:t>
            </w:r>
            <w:r>
              <w:rPr>
                <w:position w:val="-3"/>
                <w:sz w:val="14"/>
              </w:rPr>
              <w:t>2</w:t>
            </w:r>
            <w:r>
              <w:rPr>
                <w:position w:val="-1"/>
                <w:sz w:val="14"/>
              </w:rPr>
              <w:t>.</w:t>
            </w:r>
            <w:r>
              <w:rPr>
                <w:position w:val="-3"/>
                <w:sz w:val="14"/>
              </w:rPr>
              <w:t>12</w:t>
            </w:r>
          </w:p>
        </w:tc>
        <w:tc>
          <w:tcPr>
            <w:tcW w:w="1418" w:type="dxa"/>
          </w:tcPr>
          <w:p w14:paraId="607133E0" w14:textId="77777777" w:rsidR="00B53220" w:rsidRDefault="00000000">
            <w:pPr>
              <w:pStyle w:val="TableParagraph"/>
              <w:spacing w:before="156" w:after="156" w:line="237" w:lineRule="exact"/>
              <w:ind w:right="180" w:firstLine="400"/>
              <w:jc w:val="center"/>
              <w:rPr>
                <w:sz w:val="14"/>
              </w:rPr>
            </w:pPr>
            <w:r>
              <w:rPr>
                <w:sz w:val="20"/>
              </w:rPr>
              <w:t>70</w:t>
            </w:r>
            <w:r>
              <w:rPr>
                <w:position w:val="2"/>
                <w:sz w:val="20"/>
              </w:rPr>
              <w:t>.</w:t>
            </w:r>
            <w:r>
              <w:rPr>
                <w:sz w:val="20"/>
              </w:rPr>
              <w:t>62</w:t>
            </w:r>
            <w:r>
              <w:rPr>
                <w:position w:val="-1"/>
                <w:sz w:val="14"/>
              </w:rPr>
              <w:t>±</w:t>
            </w:r>
            <w:r>
              <w:rPr>
                <w:position w:val="-3"/>
                <w:sz w:val="14"/>
              </w:rPr>
              <w:t>2</w:t>
            </w:r>
            <w:r>
              <w:rPr>
                <w:position w:val="-1"/>
                <w:sz w:val="14"/>
              </w:rPr>
              <w:t>.</w:t>
            </w:r>
            <w:r>
              <w:rPr>
                <w:position w:val="-3"/>
                <w:sz w:val="14"/>
              </w:rPr>
              <w:t>30</w:t>
            </w:r>
          </w:p>
        </w:tc>
        <w:tc>
          <w:tcPr>
            <w:tcW w:w="1470" w:type="dxa"/>
          </w:tcPr>
          <w:p w14:paraId="71DFF489" w14:textId="77777777" w:rsidR="00B53220" w:rsidRDefault="00000000">
            <w:pPr>
              <w:pStyle w:val="TableParagraph"/>
              <w:spacing w:before="156" w:after="156" w:line="237" w:lineRule="exact"/>
              <w:ind w:right="181" w:firstLine="400"/>
              <w:jc w:val="center"/>
              <w:rPr>
                <w:sz w:val="14"/>
              </w:rPr>
            </w:pPr>
            <w:r>
              <w:rPr>
                <w:sz w:val="20"/>
              </w:rPr>
              <w:t>70</w:t>
            </w:r>
            <w:r>
              <w:rPr>
                <w:position w:val="2"/>
                <w:sz w:val="20"/>
              </w:rPr>
              <w:t>.</w:t>
            </w:r>
            <w:r>
              <w:rPr>
                <w:sz w:val="20"/>
              </w:rPr>
              <w:t>12</w:t>
            </w:r>
            <w:r>
              <w:rPr>
                <w:position w:val="-1"/>
                <w:sz w:val="14"/>
              </w:rPr>
              <w:t>±</w:t>
            </w:r>
            <w:r>
              <w:rPr>
                <w:position w:val="-3"/>
                <w:sz w:val="14"/>
              </w:rPr>
              <w:t>2</w:t>
            </w:r>
            <w:r>
              <w:rPr>
                <w:position w:val="-1"/>
                <w:sz w:val="14"/>
              </w:rPr>
              <w:t>.</w:t>
            </w:r>
            <w:r>
              <w:rPr>
                <w:position w:val="-3"/>
                <w:sz w:val="14"/>
              </w:rPr>
              <w:t>09</w:t>
            </w:r>
          </w:p>
        </w:tc>
        <w:tc>
          <w:tcPr>
            <w:tcW w:w="1507" w:type="dxa"/>
          </w:tcPr>
          <w:p w14:paraId="37B515A5" w14:textId="77777777" w:rsidR="00B53220" w:rsidRDefault="00000000">
            <w:pPr>
              <w:pStyle w:val="TableParagraph"/>
              <w:spacing w:before="156" w:after="156" w:line="237" w:lineRule="exact"/>
              <w:ind w:leftChars="200" w:left="880" w:hangingChars="200" w:hanging="400"/>
              <w:jc w:val="center"/>
              <w:rPr>
                <w:sz w:val="14"/>
              </w:rPr>
            </w:pPr>
            <w:r>
              <w:rPr>
                <w:sz w:val="20"/>
              </w:rPr>
              <w:t>70</w:t>
            </w:r>
            <w:r>
              <w:rPr>
                <w:position w:val="2"/>
                <w:sz w:val="20"/>
              </w:rPr>
              <w:t>.</w:t>
            </w:r>
            <w:r>
              <w:rPr>
                <w:sz w:val="20"/>
              </w:rPr>
              <w:t>65</w:t>
            </w:r>
            <w:r>
              <w:rPr>
                <w:position w:val="-1"/>
                <w:sz w:val="14"/>
              </w:rPr>
              <w:t>±</w:t>
            </w:r>
            <w:r>
              <w:rPr>
                <w:rFonts w:eastAsiaTheme="minorEastAsia" w:hint="eastAsia"/>
                <w:position w:val="-1"/>
                <w:sz w:val="14"/>
              </w:rPr>
              <w:t xml:space="preserve"> </w:t>
            </w:r>
            <w:r>
              <w:rPr>
                <w:position w:val="-3"/>
                <w:sz w:val="14"/>
              </w:rPr>
              <w:t>2</w:t>
            </w:r>
            <w:r>
              <w:rPr>
                <w:position w:val="-1"/>
                <w:sz w:val="14"/>
              </w:rPr>
              <w:t>.</w:t>
            </w:r>
            <w:r>
              <w:rPr>
                <w:position w:val="-3"/>
                <w:sz w:val="14"/>
              </w:rPr>
              <w:t>02</w:t>
            </w:r>
          </w:p>
        </w:tc>
      </w:tr>
      <w:tr w:rsidR="00B53220" w14:paraId="2AE6341F" w14:textId="77777777">
        <w:trPr>
          <w:trHeight w:val="311"/>
        </w:trPr>
        <w:tc>
          <w:tcPr>
            <w:tcW w:w="1150" w:type="dxa"/>
            <w:vMerge/>
            <w:tcBorders>
              <w:top w:val="nil"/>
            </w:tcBorders>
            <w:vAlign w:val="center"/>
          </w:tcPr>
          <w:p w14:paraId="225D84D5" w14:textId="77777777" w:rsidR="00B53220" w:rsidRDefault="00B53220">
            <w:pPr>
              <w:spacing w:before="156" w:after="156"/>
              <w:jc w:val="center"/>
              <w:rPr>
                <w:rFonts w:hint="eastAsia"/>
                <w:sz w:val="2"/>
                <w:szCs w:val="2"/>
              </w:rPr>
            </w:pPr>
          </w:p>
        </w:tc>
        <w:tc>
          <w:tcPr>
            <w:tcW w:w="715" w:type="dxa"/>
            <w:vMerge/>
            <w:tcBorders>
              <w:top w:val="nil"/>
            </w:tcBorders>
            <w:vAlign w:val="center"/>
          </w:tcPr>
          <w:p w14:paraId="78BDACED" w14:textId="77777777" w:rsidR="00B53220" w:rsidRDefault="00B53220">
            <w:pPr>
              <w:spacing w:before="156" w:after="156"/>
              <w:jc w:val="center"/>
              <w:rPr>
                <w:rFonts w:hint="eastAsia"/>
                <w:sz w:val="2"/>
                <w:szCs w:val="2"/>
              </w:rPr>
            </w:pPr>
          </w:p>
        </w:tc>
        <w:tc>
          <w:tcPr>
            <w:tcW w:w="1299" w:type="dxa"/>
          </w:tcPr>
          <w:p w14:paraId="1FA0003A" w14:textId="77777777" w:rsidR="00B53220" w:rsidRDefault="00000000">
            <w:pPr>
              <w:pStyle w:val="TableParagraph"/>
              <w:spacing w:before="156" w:after="156"/>
              <w:ind w:left="108"/>
              <w:jc w:val="both"/>
              <w:rPr>
                <w:rFonts w:ascii="Times New Roman"/>
                <w:sz w:val="20"/>
              </w:rPr>
            </w:pPr>
            <w:r>
              <w:rPr>
                <w:rFonts w:ascii="Times New Roman"/>
                <w:sz w:val="20"/>
              </w:rPr>
              <w:t>Text-CNN</w:t>
            </w:r>
          </w:p>
        </w:tc>
        <w:tc>
          <w:tcPr>
            <w:tcW w:w="1441" w:type="dxa"/>
          </w:tcPr>
          <w:p w14:paraId="58357BEC" w14:textId="77777777" w:rsidR="00B53220" w:rsidRDefault="00000000">
            <w:pPr>
              <w:pStyle w:val="TableParagraph"/>
              <w:spacing w:before="156" w:after="156" w:line="237" w:lineRule="exact"/>
              <w:ind w:right="179" w:firstLine="400"/>
              <w:jc w:val="center"/>
              <w:rPr>
                <w:sz w:val="14"/>
              </w:rPr>
            </w:pPr>
            <w:r>
              <w:rPr>
                <w:sz w:val="20"/>
              </w:rPr>
              <w:t>74</w:t>
            </w:r>
            <w:r>
              <w:rPr>
                <w:position w:val="2"/>
                <w:sz w:val="20"/>
              </w:rPr>
              <w:t>.</w:t>
            </w:r>
            <w:r>
              <w:rPr>
                <w:sz w:val="20"/>
              </w:rPr>
              <w:t>66</w:t>
            </w:r>
            <w:r>
              <w:rPr>
                <w:position w:val="-1"/>
                <w:sz w:val="14"/>
              </w:rPr>
              <w:t>±</w:t>
            </w:r>
            <w:r>
              <w:rPr>
                <w:position w:val="-3"/>
                <w:sz w:val="14"/>
              </w:rPr>
              <w:t>2</w:t>
            </w:r>
            <w:r>
              <w:rPr>
                <w:position w:val="-1"/>
                <w:sz w:val="14"/>
              </w:rPr>
              <w:t>.</w:t>
            </w:r>
            <w:r>
              <w:rPr>
                <w:position w:val="-3"/>
                <w:sz w:val="14"/>
              </w:rPr>
              <w:t>20</w:t>
            </w:r>
          </w:p>
        </w:tc>
        <w:tc>
          <w:tcPr>
            <w:tcW w:w="1418" w:type="dxa"/>
          </w:tcPr>
          <w:p w14:paraId="16DFF82F" w14:textId="77777777" w:rsidR="00B53220" w:rsidRDefault="00000000">
            <w:pPr>
              <w:pStyle w:val="TableParagraph"/>
              <w:spacing w:before="156" w:after="156" w:line="237" w:lineRule="exact"/>
              <w:ind w:right="180" w:firstLine="400"/>
              <w:jc w:val="center"/>
              <w:rPr>
                <w:sz w:val="14"/>
              </w:rPr>
            </w:pPr>
            <w:r>
              <w:rPr>
                <w:sz w:val="20"/>
              </w:rPr>
              <w:t>74</w:t>
            </w:r>
            <w:r>
              <w:rPr>
                <w:position w:val="2"/>
                <w:sz w:val="20"/>
              </w:rPr>
              <w:t>.</w:t>
            </w:r>
            <w:r>
              <w:rPr>
                <w:sz w:val="20"/>
              </w:rPr>
              <w:t>26</w:t>
            </w:r>
            <w:r>
              <w:rPr>
                <w:position w:val="-1"/>
                <w:sz w:val="14"/>
              </w:rPr>
              <w:t>±</w:t>
            </w:r>
            <w:r>
              <w:rPr>
                <w:position w:val="-3"/>
                <w:sz w:val="14"/>
              </w:rPr>
              <w:t>2</w:t>
            </w:r>
            <w:r>
              <w:rPr>
                <w:position w:val="-1"/>
                <w:sz w:val="14"/>
              </w:rPr>
              <w:t>.</w:t>
            </w:r>
            <w:r>
              <w:rPr>
                <w:position w:val="-3"/>
                <w:sz w:val="14"/>
              </w:rPr>
              <w:t>32</w:t>
            </w:r>
          </w:p>
        </w:tc>
        <w:tc>
          <w:tcPr>
            <w:tcW w:w="1470" w:type="dxa"/>
          </w:tcPr>
          <w:p w14:paraId="2940E8AF" w14:textId="77777777" w:rsidR="00B53220" w:rsidRDefault="00000000">
            <w:pPr>
              <w:pStyle w:val="TableParagraph"/>
              <w:spacing w:before="156" w:after="156" w:line="237" w:lineRule="exact"/>
              <w:ind w:right="178" w:firstLine="400"/>
              <w:jc w:val="center"/>
              <w:rPr>
                <w:sz w:val="14"/>
              </w:rPr>
            </w:pPr>
            <w:r>
              <w:rPr>
                <w:sz w:val="20"/>
              </w:rPr>
              <w:t>74</w:t>
            </w:r>
            <w:r>
              <w:rPr>
                <w:position w:val="2"/>
                <w:sz w:val="20"/>
              </w:rPr>
              <w:t>.</w:t>
            </w:r>
            <w:r>
              <w:rPr>
                <w:sz w:val="20"/>
              </w:rPr>
              <w:t>90</w:t>
            </w:r>
            <w:r>
              <w:rPr>
                <w:position w:val="-1"/>
                <w:sz w:val="14"/>
              </w:rPr>
              <w:t>±</w:t>
            </w:r>
            <w:r>
              <w:rPr>
                <w:position w:val="-3"/>
                <w:sz w:val="14"/>
              </w:rPr>
              <w:t>2</w:t>
            </w:r>
            <w:r>
              <w:rPr>
                <w:position w:val="-1"/>
                <w:sz w:val="14"/>
              </w:rPr>
              <w:t>.</w:t>
            </w:r>
            <w:r>
              <w:rPr>
                <w:position w:val="-3"/>
                <w:sz w:val="14"/>
              </w:rPr>
              <w:t>20</w:t>
            </w:r>
          </w:p>
        </w:tc>
        <w:tc>
          <w:tcPr>
            <w:tcW w:w="1507" w:type="dxa"/>
          </w:tcPr>
          <w:p w14:paraId="3A2B5199" w14:textId="77777777" w:rsidR="00B53220" w:rsidRDefault="00000000">
            <w:pPr>
              <w:pStyle w:val="TableParagraph"/>
              <w:spacing w:before="156" w:after="156" w:line="237" w:lineRule="exact"/>
              <w:ind w:right="180" w:firstLine="400"/>
              <w:jc w:val="center"/>
              <w:rPr>
                <w:sz w:val="14"/>
              </w:rPr>
            </w:pPr>
            <w:r>
              <w:rPr>
                <w:sz w:val="20"/>
              </w:rPr>
              <w:t>72</w:t>
            </w:r>
            <w:r>
              <w:rPr>
                <w:position w:val="2"/>
                <w:sz w:val="20"/>
              </w:rPr>
              <w:t>.</w:t>
            </w:r>
            <w:r>
              <w:rPr>
                <w:sz w:val="20"/>
              </w:rPr>
              <w:t>66</w:t>
            </w:r>
            <w:r>
              <w:rPr>
                <w:position w:val="-1"/>
                <w:sz w:val="14"/>
              </w:rPr>
              <w:t>±</w:t>
            </w:r>
            <w:r>
              <w:rPr>
                <w:position w:val="-3"/>
                <w:sz w:val="14"/>
              </w:rPr>
              <w:t>2</w:t>
            </w:r>
            <w:r>
              <w:rPr>
                <w:position w:val="-1"/>
                <w:sz w:val="14"/>
              </w:rPr>
              <w:t>.</w:t>
            </w:r>
            <w:r>
              <w:rPr>
                <w:position w:val="-3"/>
                <w:sz w:val="14"/>
              </w:rPr>
              <w:t>10</w:t>
            </w:r>
          </w:p>
        </w:tc>
      </w:tr>
      <w:tr w:rsidR="00B53220" w14:paraId="11254528" w14:textId="77777777">
        <w:trPr>
          <w:trHeight w:val="311"/>
        </w:trPr>
        <w:tc>
          <w:tcPr>
            <w:tcW w:w="1150" w:type="dxa"/>
            <w:vMerge/>
            <w:tcBorders>
              <w:top w:val="nil"/>
            </w:tcBorders>
            <w:vAlign w:val="center"/>
          </w:tcPr>
          <w:p w14:paraId="5C6A656C" w14:textId="77777777" w:rsidR="00B53220" w:rsidRDefault="00B53220">
            <w:pPr>
              <w:spacing w:before="156" w:after="156"/>
              <w:jc w:val="center"/>
              <w:rPr>
                <w:rFonts w:hint="eastAsia"/>
                <w:sz w:val="2"/>
                <w:szCs w:val="2"/>
              </w:rPr>
            </w:pPr>
          </w:p>
        </w:tc>
        <w:tc>
          <w:tcPr>
            <w:tcW w:w="715" w:type="dxa"/>
            <w:vMerge/>
            <w:tcBorders>
              <w:top w:val="nil"/>
            </w:tcBorders>
            <w:vAlign w:val="center"/>
          </w:tcPr>
          <w:p w14:paraId="78C1CA1B" w14:textId="77777777" w:rsidR="00B53220" w:rsidRDefault="00B53220">
            <w:pPr>
              <w:spacing w:before="156" w:after="156"/>
              <w:jc w:val="center"/>
              <w:rPr>
                <w:rFonts w:hint="eastAsia"/>
                <w:sz w:val="2"/>
                <w:szCs w:val="2"/>
              </w:rPr>
            </w:pPr>
          </w:p>
        </w:tc>
        <w:tc>
          <w:tcPr>
            <w:tcW w:w="1299" w:type="dxa"/>
          </w:tcPr>
          <w:p w14:paraId="3D7360E6" w14:textId="77777777" w:rsidR="00B53220" w:rsidRDefault="00000000">
            <w:pPr>
              <w:pStyle w:val="TableParagraph"/>
              <w:spacing w:before="156" w:after="156"/>
              <w:ind w:firstLineChars="100" w:firstLine="200"/>
              <w:jc w:val="both"/>
              <w:rPr>
                <w:rFonts w:ascii="Times New Roman"/>
                <w:sz w:val="20"/>
              </w:rPr>
            </w:pPr>
            <w:r>
              <w:rPr>
                <w:rFonts w:ascii="Times New Roman"/>
                <w:sz w:val="20"/>
              </w:rPr>
              <w:t>BERT</w:t>
            </w:r>
          </w:p>
        </w:tc>
        <w:tc>
          <w:tcPr>
            <w:tcW w:w="1441" w:type="dxa"/>
          </w:tcPr>
          <w:p w14:paraId="0E593166" w14:textId="77777777" w:rsidR="00B53220" w:rsidRDefault="00000000">
            <w:pPr>
              <w:pStyle w:val="TableParagraph"/>
              <w:spacing w:before="156" w:after="156" w:line="237" w:lineRule="exact"/>
              <w:ind w:right="179" w:firstLine="400"/>
              <w:jc w:val="center"/>
              <w:rPr>
                <w:sz w:val="14"/>
              </w:rPr>
            </w:pPr>
            <w:r>
              <w:rPr>
                <w:sz w:val="20"/>
              </w:rPr>
              <w:t>76</w:t>
            </w:r>
            <w:r>
              <w:rPr>
                <w:position w:val="2"/>
                <w:sz w:val="20"/>
              </w:rPr>
              <w:t>.</w:t>
            </w:r>
            <w:r>
              <w:rPr>
                <w:sz w:val="20"/>
              </w:rPr>
              <w:t>32</w:t>
            </w:r>
            <w:r>
              <w:rPr>
                <w:position w:val="-1"/>
                <w:sz w:val="14"/>
              </w:rPr>
              <w:t>±</w:t>
            </w:r>
            <w:r>
              <w:rPr>
                <w:position w:val="-3"/>
                <w:sz w:val="14"/>
              </w:rPr>
              <w:t>2</w:t>
            </w:r>
            <w:r>
              <w:rPr>
                <w:position w:val="-1"/>
                <w:sz w:val="14"/>
              </w:rPr>
              <w:t>.</w:t>
            </w:r>
            <w:r>
              <w:rPr>
                <w:position w:val="-3"/>
                <w:sz w:val="14"/>
              </w:rPr>
              <w:t>32</w:t>
            </w:r>
          </w:p>
        </w:tc>
        <w:tc>
          <w:tcPr>
            <w:tcW w:w="1418" w:type="dxa"/>
          </w:tcPr>
          <w:p w14:paraId="0EC8C15E" w14:textId="77777777" w:rsidR="00B53220" w:rsidRDefault="00000000">
            <w:pPr>
              <w:pStyle w:val="TableParagraph"/>
              <w:spacing w:before="156" w:after="156" w:line="237" w:lineRule="exact"/>
              <w:ind w:right="181" w:firstLine="400"/>
              <w:jc w:val="center"/>
              <w:rPr>
                <w:sz w:val="14"/>
              </w:rPr>
            </w:pPr>
            <w:r>
              <w:rPr>
                <w:sz w:val="20"/>
              </w:rPr>
              <w:t>75</w:t>
            </w:r>
            <w:r>
              <w:rPr>
                <w:position w:val="2"/>
                <w:sz w:val="20"/>
              </w:rPr>
              <w:t>.</w:t>
            </w:r>
            <w:r>
              <w:rPr>
                <w:sz w:val="20"/>
              </w:rPr>
              <w:t>98</w:t>
            </w:r>
            <w:r>
              <w:rPr>
                <w:position w:val="-1"/>
                <w:sz w:val="14"/>
              </w:rPr>
              <w:t>±</w:t>
            </w:r>
            <w:r>
              <w:rPr>
                <w:position w:val="-3"/>
                <w:sz w:val="14"/>
              </w:rPr>
              <w:t>2</w:t>
            </w:r>
            <w:r>
              <w:rPr>
                <w:position w:val="-1"/>
                <w:sz w:val="14"/>
              </w:rPr>
              <w:t>.</w:t>
            </w:r>
            <w:r>
              <w:rPr>
                <w:position w:val="-3"/>
                <w:sz w:val="14"/>
              </w:rPr>
              <w:t>22</w:t>
            </w:r>
          </w:p>
        </w:tc>
        <w:tc>
          <w:tcPr>
            <w:tcW w:w="1470" w:type="dxa"/>
          </w:tcPr>
          <w:p w14:paraId="46AEE62D" w14:textId="77777777" w:rsidR="00B53220" w:rsidRDefault="00000000">
            <w:pPr>
              <w:pStyle w:val="TableParagraph"/>
              <w:spacing w:before="156" w:after="156" w:line="237" w:lineRule="exact"/>
              <w:ind w:right="178" w:firstLine="400"/>
              <w:jc w:val="center"/>
              <w:rPr>
                <w:sz w:val="14"/>
              </w:rPr>
            </w:pPr>
            <w:r>
              <w:rPr>
                <w:sz w:val="20"/>
              </w:rPr>
              <w:t>76</w:t>
            </w:r>
            <w:r>
              <w:rPr>
                <w:position w:val="2"/>
                <w:sz w:val="20"/>
              </w:rPr>
              <w:t>.</w:t>
            </w:r>
            <w:r>
              <w:rPr>
                <w:sz w:val="20"/>
              </w:rPr>
              <w:t>02</w:t>
            </w:r>
            <w:r>
              <w:rPr>
                <w:position w:val="-1"/>
                <w:sz w:val="14"/>
              </w:rPr>
              <w:t>±</w:t>
            </w:r>
            <w:r>
              <w:rPr>
                <w:position w:val="-3"/>
                <w:sz w:val="14"/>
              </w:rPr>
              <w:t>2</w:t>
            </w:r>
            <w:r>
              <w:rPr>
                <w:position w:val="-1"/>
                <w:sz w:val="14"/>
              </w:rPr>
              <w:t>.</w:t>
            </w:r>
            <w:r>
              <w:rPr>
                <w:position w:val="-3"/>
                <w:sz w:val="14"/>
              </w:rPr>
              <w:t>32</w:t>
            </w:r>
          </w:p>
        </w:tc>
        <w:tc>
          <w:tcPr>
            <w:tcW w:w="1507" w:type="dxa"/>
          </w:tcPr>
          <w:p w14:paraId="3EC11A93" w14:textId="77777777" w:rsidR="00B53220" w:rsidRDefault="00000000">
            <w:pPr>
              <w:pStyle w:val="TableParagraph"/>
              <w:spacing w:before="156" w:after="156" w:line="237" w:lineRule="exact"/>
              <w:ind w:right="180" w:firstLine="400"/>
              <w:jc w:val="center"/>
              <w:rPr>
                <w:sz w:val="14"/>
              </w:rPr>
            </w:pPr>
            <w:r>
              <w:rPr>
                <w:sz w:val="20"/>
              </w:rPr>
              <w:t>76</w:t>
            </w:r>
            <w:r>
              <w:rPr>
                <w:position w:val="2"/>
                <w:sz w:val="20"/>
              </w:rPr>
              <w:t>.</w:t>
            </w:r>
            <w:r>
              <w:rPr>
                <w:sz w:val="20"/>
              </w:rPr>
              <w:t>09</w:t>
            </w:r>
            <w:r>
              <w:rPr>
                <w:position w:val="-1"/>
                <w:sz w:val="14"/>
              </w:rPr>
              <w:t>±</w:t>
            </w:r>
            <w:r>
              <w:rPr>
                <w:position w:val="-3"/>
                <w:sz w:val="14"/>
              </w:rPr>
              <w:t>2</w:t>
            </w:r>
            <w:r>
              <w:rPr>
                <w:position w:val="-1"/>
                <w:sz w:val="14"/>
              </w:rPr>
              <w:t>.</w:t>
            </w:r>
            <w:r>
              <w:rPr>
                <w:position w:val="-3"/>
                <w:sz w:val="14"/>
              </w:rPr>
              <w:t>89</w:t>
            </w:r>
          </w:p>
        </w:tc>
      </w:tr>
      <w:tr w:rsidR="00B53220" w14:paraId="4661FCB4" w14:textId="77777777">
        <w:trPr>
          <w:trHeight w:val="311"/>
        </w:trPr>
        <w:tc>
          <w:tcPr>
            <w:tcW w:w="1150" w:type="dxa"/>
            <w:vMerge w:val="restart"/>
            <w:vAlign w:val="center"/>
          </w:tcPr>
          <w:p w14:paraId="5DDADB82" w14:textId="77777777" w:rsidR="00B53220" w:rsidRDefault="00000000">
            <w:pPr>
              <w:pStyle w:val="TableParagraph"/>
              <w:spacing w:before="156" w:after="156"/>
              <w:jc w:val="center"/>
              <w:rPr>
                <w:rFonts w:ascii="Times New Roman"/>
                <w:sz w:val="20"/>
              </w:rPr>
            </w:pPr>
            <w:r>
              <w:rPr>
                <w:rFonts w:ascii="Times New Roman"/>
                <w:sz w:val="20"/>
              </w:rPr>
              <w:t>Visual</w:t>
            </w:r>
          </w:p>
        </w:tc>
        <w:tc>
          <w:tcPr>
            <w:tcW w:w="715" w:type="dxa"/>
            <w:vMerge w:val="restart"/>
            <w:vAlign w:val="center"/>
          </w:tcPr>
          <w:p w14:paraId="3023EB1C" w14:textId="77777777" w:rsidR="00B53220" w:rsidRDefault="00000000">
            <w:pPr>
              <w:pStyle w:val="TableParagraph"/>
              <w:spacing w:before="156" w:after="156"/>
              <w:jc w:val="center"/>
              <w:rPr>
                <w:rFonts w:ascii="Times New Roman"/>
                <w:sz w:val="20"/>
              </w:rPr>
            </w:pPr>
            <w:r>
              <w:rPr>
                <w:rFonts w:ascii="Times New Roman"/>
                <w:w w:val="93"/>
                <w:sz w:val="20"/>
              </w:rPr>
              <w:t>F</w:t>
            </w:r>
          </w:p>
        </w:tc>
        <w:tc>
          <w:tcPr>
            <w:tcW w:w="1299" w:type="dxa"/>
          </w:tcPr>
          <w:p w14:paraId="6CFF65B0" w14:textId="77777777" w:rsidR="00B53220" w:rsidRDefault="00000000">
            <w:pPr>
              <w:pStyle w:val="TableParagraph"/>
              <w:spacing w:before="156" w:after="156"/>
              <w:ind w:left="108"/>
              <w:jc w:val="both"/>
              <w:rPr>
                <w:rFonts w:ascii="Times New Roman"/>
                <w:sz w:val="20"/>
              </w:rPr>
            </w:pPr>
            <w:r>
              <w:rPr>
                <w:rFonts w:ascii="Times New Roman"/>
                <w:sz w:val="20"/>
              </w:rPr>
              <w:t>VGG19+Att</w:t>
            </w:r>
          </w:p>
        </w:tc>
        <w:tc>
          <w:tcPr>
            <w:tcW w:w="1441" w:type="dxa"/>
          </w:tcPr>
          <w:p w14:paraId="1CED0CF2" w14:textId="77777777" w:rsidR="00B53220" w:rsidRDefault="00000000">
            <w:pPr>
              <w:pStyle w:val="TableParagraph"/>
              <w:spacing w:before="156" w:after="156" w:line="237" w:lineRule="exact"/>
              <w:ind w:right="179" w:firstLine="400"/>
              <w:jc w:val="center"/>
              <w:rPr>
                <w:sz w:val="14"/>
              </w:rPr>
            </w:pPr>
            <w:r>
              <w:rPr>
                <w:sz w:val="20"/>
              </w:rPr>
              <w:t>69</w:t>
            </w:r>
            <w:r>
              <w:rPr>
                <w:position w:val="2"/>
                <w:sz w:val="20"/>
              </w:rPr>
              <w:t>.</w:t>
            </w:r>
            <w:r>
              <w:rPr>
                <w:sz w:val="20"/>
              </w:rPr>
              <w:t>32</w:t>
            </w:r>
            <w:r>
              <w:rPr>
                <w:position w:val="-1"/>
                <w:sz w:val="14"/>
              </w:rPr>
              <w:t>±</w:t>
            </w:r>
            <w:r>
              <w:rPr>
                <w:position w:val="-3"/>
                <w:sz w:val="14"/>
              </w:rPr>
              <w:t>3</w:t>
            </w:r>
            <w:r>
              <w:rPr>
                <w:position w:val="-1"/>
                <w:sz w:val="14"/>
              </w:rPr>
              <w:t>.</w:t>
            </w:r>
            <w:r>
              <w:rPr>
                <w:position w:val="-3"/>
                <w:sz w:val="14"/>
              </w:rPr>
              <w:t>21</w:t>
            </w:r>
          </w:p>
        </w:tc>
        <w:tc>
          <w:tcPr>
            <w:tcW w:w="1418" w:type="dxa"/>
          </w:tcPr>
          <w:p w14:paraId="4D166B11" w14:textId="77777777" w:rsidR="00B53220" w:rsidRDefault="00000000">
            <w:pPr>
              <w:pStyle w:val="TableParagraph"/>
              <w:spacing w:before="156" w:after="156" w:line="237" w:lineRule="exact"/>
              <w:ind w:right="180" w:firstLine="400"/>
              <w:jc w:val="center"/>
              <w:rPr>
                <w:sz w:val="14"/>
              </w:rPr>
            </w:pPr>
            <w:r>
              <w:rPr>
                <w:sz w:val="20"/>
              </w:rPr>
              <w:t>68</w:t>
            </w:r>
            <w:r>
              <w:rPr>
                <w:position w:val="2"/>
                <w:sz w:val="20"/>
              </w:rPr>
              <w:t>.</w:t>
            </w:r>
            <w:r>
              <w:rPr>
                <w:sz w:val="20"/>
              </w:rPr>
              <w:t>99</w:t>
            </w:r>
            <w:r>
              <w:rPr>
                <w:position w:val="-1"/>
                <w:sz w:val="14"/>
              </w:rPr>
              <w:t>±</w:t>
            </w:r>
            <w:r>
              <w:rPr>
                <w:position w:val="-3"/>
                <w:sz w:val="14"/>
              </w:rPr>
              <w:t>3</w:t>
            </w:r>
            <w:r>
              <w:rPr>
                <w:position w:val="-1"/>
                <w:sz w:val="14"/>
              </w:rPr>
              <w:t>.</w:t>
            </w:r>
            <w:r>
              <w:rPr>
                <w:position w:val="-3"/>
                <w:sz w:val="14"/>
              </w:rPr>
              <w:t>26</w:t>
            </w:r>
          </w:p>
        </w:tc>
        <w:tc>
          <w:tcPr>
            <w:tcW w:w="1470" w:type="dxa"/>
          </w:tcPr>
          <w:p w14:paraId="70164C21" w14:textId="77777777" w:rsidR="00B53220" w:rsidRDefault="00000000">
            <w:pPr>
              <w:pStyle w:val="TableParagraph"/>
              <w:spacing w:before="156" w:after="156" w:line="237" w:lineRule="exact"/>
              <w:ind w:right="179" w:firstLine="400"/>
              <w:jc w:val="center"/>
              <w:rPr>
                <w:sz w:val="14"/>
              </w:rPr>
            </w:pPr>
            <w:r>
              <w:rPr>
                <w:sz w:val="20"/>
              </w:rPr>
              <w:t>69</w:t>
            </w:r>
            <w:r>
              <w:rPr>
                <w:position w:val="2"/>
                <w:sz w:val="20"/>
              </w:rPr>
              <w:t>.</w:t>
            </w:r>
            <w:r>
              <w:rPr>
                <w:sz w:val="20"/>
              </w:rPr>
              <w:t>22</w:t>
            </w:r>
            <w:r>
              <w:rPr>
                <w:position w:val="-1"/>
                <w:sz w:val="14"/>
              </w:rPr>
              <w:t>±</w:t>
            </w:r>
            <w:r>
              <w:rPr>
                <w:position w:val="-3"/>
                <w:sz w:val="14"/>
              </w:rPr>
              <w:t>3</w:t>
            </w:r>
            <w:r>
              <w:rPr>
                <w:position w:val="-1"/>
                <w:sz w:val="14"/>
              </w:rPr>
              <w:t>.</w:t>
            </w:r>
            <w:r>
              <w:rPr>
                <w:position w:val="-3"/>
                <w:sz w:val="14"/>
              </w:rPr>
              <w:t>01</w:t>
            </w:r>
          </w:p>
        </w:tc>
        <w:tc>
          <w:tcPr>
            <w:tcW w:w="1507" w:type="dxa"/>
          </w:tcPr>
          <w:p w14:paraId="22738FD7" w14:textId="77777777" w:rsidR="00B53220" w:rsidRDefault="00000000">
            <w:pPr>
              <w:pStyle w:val="TableParagraph"/>
              <w:spacing w:before="156" w:after="156" w:line="237" w:lineRule="exact"/>
              <w:ind w:right="180" w:firstLine="400"/>
              <w:jc w:val="center"/>
              <w:rPr>
                <w:sz w:val="14"/>
              </w:rPr>
            </w:pPr>
            <w:r>
              <w:rPr>
                <w:sz w:val="20"/>
              </w:rPr>
              <w:t>69</w:t>
            </w:r>
            <w:r>
              <w:rPr>
                <w:position w:val="2"/>
                <w:sz w:val="20"/>
              </w:rPr>
              <w:t>.</w:t>
            </w:r>
            <w:r>
              <w:rPr>
                <w:sz w:val="20"/>
              </w:rPr>
              <w:t>33</w:t>
            </w:r>
            <w:r>
              <w:rPr>
                <w:position w:val="-1"/>
                <w:sz w:val="14"/>
              </w:rPr>
              <w:t>±</w:t>
            </w:r>
            <w:r>
              <w:rPr>
                <w:position w:val="-3"/>
                <w:sz w:val="14"/>
              </w:rPr>
              <w:t>3</w:t>
            </w:r>
            <w:r>
              <w:rPr>
                <w:position w:val="-1"/>
                <w:sz w:val="14"/>
              </w:rPr>
              <w:t>.</w:t>
            </w:r>
            <w:r>
              <w:rPr>
                <w:position w:val="-3"/>
                <w:sz w:val="14"/>
              </w:rPr>
              <w:t>01</w:t>
            </w:r>
          </w:p>
        </w:tc>
      </w:tr>
      <w:tr w:rsidR="00B53220" w14:paraId="5DE1D560" w14:textId="77777777">
        <w:trPr>
          <w:trHeight w:val="311"/>
        </w:trPr>
        <w:tc>
          <w:tcPr>
            <w:tcW w:w="1150" w:type="dxa"/>
            <w:vMerge/>
            <w:tcBorders>
              <w:top w:val="nil"/>
            </w:tcBorders>
            <w:vAlign w:val="center"/>
          </w:tcPr>
          <w:p w14:paraId="382857D0" w14:textId="77777777" w:rsidR="00B53220" w:rsidRDefault="00B53220">
            <w:pPr>
              <w:spacing w:before="156" w:after="156"/>
              <w:jc w:val="center"/>
              <w:rPr>
                <w:rFonts w:hint="eastAsia"/>
                <w:sz w:val="2"/>
                <w:szCs w:val="2"/>
              </w:rPr>
            </w:pPr>
          </w:p>
        </w:tc>
        <w:tc>
          <w:tcPr>
            <w:tcW w:w="715" w:type="dxa"/>
            <w:vMerge/>
            <w:tcBorders>
              <w:top w:val="nil"/>
            </w:tcBorders>
            <w:vAlign w:val="center"/>
          </w:tcPr>
          <w:p w14:paraId="7EBD98E8" w14:textId="77777777" w:rsidR="00B53220" w:rsidRDefault="00B53220">
            <w:pPr>
              <w:spacing w:before="156" w:after="156"/>
              <w:jc w:val="center"/>
              <w:rPr>
                <w:rFonts w:hint="eastAsia"/>
                <w:sz w:val="2"/>
                <w:szCs w:val="2"/>
              </w:rPr>
            </w:pPr>
          </w:p>
        </w:tc>
        <w:tc>
          <w:tcPr>
            <w:tcW w:w="1299" w:type="dxa"/>
          </w:tcPr>
          <w:p w14:paraId="4A9FEE06" w14:textId="77777777" w:rsidR="00B53220" w:rsidRDefault="00000000">
            <w:pPr>
              <w:pStyle w:val="TableParagraph"/>
              <w:spacing w:before="156" w:after="156"/>
              <w:ind w:left="108"/>
              <w:jc w:val="both"/>
              <w:rPr>
                <w:rFonts w:ascii="Times New Roman" w:eastAsiaTheme="minorEastAsia"/>
                <w:sz w:val="13"/>
              </w:rPr>
            </w:pPr>
            <w:r>
              <w:rPr>
                <w:rFonts w:ascii="Times New Roman"/>
                <w:sz w:val="13"/>
              </w:rPr>
              <w:t>Faster R-CNN</w:t>
            </w:r>
            <w:r>
              <w:rPr>
                <w:rFonts w:ascii="Times New Roman" w:eastAsiaTheme="minorEastAsia" w:hint="eastAsia"/>
                <w:sz w:val="13"/>
              </w:rPr>
              <w:t xml:space="preserve"> </w:t>
            </w:r>
            <w:r>
              <w:rPr>
                <w:rFonts w:ascii="Times New Roman"/>
                <w:sz w:val="13"/>
              </w:rPr>
              <w:t>+</w:t>
            </w:r>
            <w:proofErr w:type="spellStart"/>
            <w:r>
              <w:rPr>
                <w:rFonts w:ascii="Times New Roman"/>
                <w:sz w:val="13"/>
              </w:rPr>
              <w:t>Att</w:t>
            </w:r>
            <w:proofErr w:type="spellEnd"/>
            <w:r>
              <w:rPr>
                <w:rFonts w:ascii="Times New Roman" w:eastAsiaTheme="minorEastAsia" w:hint="eastAsia"/>
                <w:sz w:val="13"/>
              </w:rPr>
              <w:t xml:space="preserve"> </w:t>
            </w:r>
          </w:p>
        </w:tc>
        <w:tc>
          <w:tcPr>
            <w:tcW w:w="1441" w:type="dxa"/>
          </w:tcPr>
          <w:p w14:paraId="747B2BD3" w14:textId="77777777" w:rsidR="00B53220" w:rsidRDefault="00000000">
            <w:pPr>
              <w:pStyle w:val="TableParagraph"/>
              <w:spacing w:before="156" w:after="156" w:line="237" w:lineRule="exact"/>
              <w:ind w:right="179" w:firstLine="400"/>
              <w:jc w:val="center"/>
              <w:rPr>
                <w:sz w:val="14"/>
              </w:rPr>
            </w:pPr>
            <w:r>
              <w:rPr>
                <w:sz w:val="20"/>
              </w:rPr>
              <w:t>70</w:t>
            </w:r>
            <w:r>
              <w:rPr>
                <w:position w:val="2"/>
                <w:sz w:val="20"/>
              </w:rPr>
              <w:t>.</w:t>
            </w:r>
            <w:r>
              <w:rPr>
                <w:sz w:val="20"/>
              </w:rPr>
              <w:t>12</w:t>
            </w:r>
            <w:r>
              <w:rPr>
                <w:position w:val="-1"/>
                <w:sz w:val="14"/>
              </w:rPr>
              <w:t>±</w:t>
            </w:r>
            <w:r>
              <w:rPr>
                <w:position w:val="-3"/>
                <w:sz w:val="14"/>
              </w:rPr>
              <w:t>2</w:t>
            </w:r>
            <w:r>
              <w:rPr>
                <w:position w:val="-1"/>
                <w:sz w:val="14"/>
              </w:rPr>
              <w:t>.</w:t>
            </w:r>
            <w:r>
              <w:rPr>
                <w:position w:val="-3"/>
                <w:sz w:val="14"/>
              </w:rPr>
              <w:t>23</w:t>
            </w:r>
          </w:p>
        </w:tc>
        <w:tc>
          <w:tcPr>
            <w:tcW w:w="1418" w:type="dxa"/>
          </w:tcPr>
          <w:p w14:paraId="344D4114" w14:textId="77777777" w:rsidR="00B53220" w:rsidRDefault="00000000">
            <w:pPr>
              <w:pStyle w:val="TableParagraph"/>
              <w:spacing w:before="156" w:after="156" w:line="237" w:lineRule="exact"/>
              <w:ind w:right="181" w:firstLine="400"/>
              <w:jc w:val="center"/>
              <w:rPr>
                <w:sz w:val="14"/>
              </w:rPr>
            </w:pPr>
            <w:r>
              <w:rPr>
                <w:sz w:val="20"/>
              </w:rPr>
              <w:t>69</w:t>
            </w:r>
            <w:r>
              <w:rPr>
                <w:position w:val="2"/>
                <w:sz w:val="20"/>
              </w:rPr>
              <w:t>.</w:t>
            </w:r>
            <w:r>
              <w:rPr>
                <w:sz w:val="20"/>
              </w:rPr>
              <w:t>89</w:t>
            </w:r>
            <w:r>
              <w:rPr>
                <w:position w:val="-1"/>
                <w:sz w:val="14"/>
              </w:rPr>
              <w:t>±</w:t>
            </w:r>
            <w:r>
              <w:rPr>
                <w:position w:val="-3"/>
                <w:sz w:val="14"/>
              </w:rPr>
              <w:t>2</w:t>
            </w:r>
            <w:r>
              <w:rPr>
                <w:position w:val="-1"/>
                <w:sz w:val="14"/>
              </w:rPr>
              <w:t>.</w:t>
            </w:r>
            <w:r>
              <w:rPr>
                <w:position w:val="-3"/>
                <w:sz w:val="14"/>
              </w:rPr>
              <w:t>13</w:t>
            </w:r>
          </w:p>
        </w:tc>
        <w:tc>
          <w:tcPr>
            <w:tcW w:w="1470" w:type="dxa"/>
          </w:tcPr>
          <w:p w14:paraId="12C666D3" w14:textId="77777777" w:rsidR="00B53220" w:rsidRDefault="00000000">
            <w:pPr>
              <w:pStyle w:val="TableParagraph"/>
              <w:spacing w:before="156" w:after="156" w:line="237" w:lineRule="exact"/>
              <w:ind w:right="178" w:firstLine="400"/>
              <w:jc w:val="center"/>
              <w:rPr>
                <w:sz w:val="14"/>
              </w:rPr>
            </w:pPr>
            <w:r>
              <w:rPr>
                <w:sz w:val="20"/>
              </w:rPr>
              <w:t>70</w:t>
            </w:r>
            <w:r>
              <w:rPr>
                <w:position w:val="2"/>
                <w:sz w:val="20"/>
              </w:rPr>
              <w:t>.</w:t>
            </w:r>
            <w:r>
              <w:rPr>
                <w:sz w:val="20"/>
              </w:rPr>
              <w:t>09</w:t>
            </w:r>
            <w:r>
              <w:rPr>
                <w:position w:val="-1"/>
                <w:sz w:val="14"/>
              </w:rPr>
              <w:t>±</w:t>
            </w:r>
            <w:r>
              <w:rPr>
                <w:position w:val="-3"/>
                <w:sz w:val="14"/>
              </w:rPr>
              <w:t>2</w:t>
            </w:r>
            <w:r>
              <w:rPr>
                <w:position w:val="-1"/>
                <w:sz w:val="14"/>
              </w:rPr>
              <w:t>.</w:t>
            </w:r>
            <w:r>
              <w:rPr>
                <w:position w:val="-3"/>
                <w:sz w:val="14"/>
              </w:rPr>
              <w:t>32</w:t>
            </w:r>
          </w:p>
        </w:tc>
        <w:tc>
          <w:tcPr>
            <w:tcW w:w="1507" w:type="dxa"/>
          </w:tcPr>
          <w:p w14:paraId="606355DC" w14:textId="77777777" w:rsidR="00B53220" w:rsidRDefault="00000000">
            <w:pPr>
              <w:pStyle w:val="TableParagraph"/>
              <w:spacing w:before="156" w:after="156" w:line="237" w:lineRule="exact"/>
              <w:ind w:right="179" w:firstLine="400"/>
              <w:jc w:val="center"/>
              <w:rPr>
                <w:sz w:val="14"/>
              </w:rPr>
            </w:pPr>
            <w:r>
              <w:rPr>
                <w:sz w:val="20"/>
              </w:rPr>
              <w:t>70</w:t>
            </w:r>
            <w:r>
              <w:rPr>
                <w:position w:val="2"/>
                <w:sz w:val="20"/>
              </w:rPr>
              <w:t>.</w:t>
            </w:r>
            <w:r>
              <w:rPr>
                <w:sz w:val="20"/>
              </w:rPr>
              <w:t>07</w:t>
            </w:r>
            <w:r>
              <w:rPr>
                <w:position w:val="-1"/>
                <w:sz w:val="14"/>
              </w:rPr>
              <w:t>±</w:t>
            </w:r>
            <w:r>
              <w:rPr>
                <w:position w:val="-3"/>
                <w:sz w:val="14"/>
              </w:rPr>
              <w:t>2</w:t>
            </w:r>
            <w:r>
              <w:rPr>
                <w:position w:val="-1"/>
                <w:sz w:val="14"/>
              </w:rPr>
              <w:t>.</w:t>
            </w:r>
            <w:r>
              <w:rPr>
                <w:position w:val="-3"/>
                <w:sz w:val="14"/>
              </w:rPr>
              <w:t>87</w:t>
            </w:r>
          </w:p>
        </w:tc>
      </w:tr>
      <w:tr w:rsidR="00B53220" w14:paraId="258EBFDD" w14:textId="77777777">
        <w:trPr>
          <w:trHeight w:val="314"/>
        </w:trPr>
        <w:tc>
          <w:tcPr>
            <w:tcW w:w="1150" w:type="dxa"/>
            <w:vMerge/>
            <w:tcBorders>
              <w:top w:val="nil"/>
            </w:tcBorders>
            <w:vAlign w:val="center"/>
          </w:tcPr>
          <w:p w14:paraId="3BC3B8C4" w14:textId="77777777" w:rsidR="00B53220" w:rsidRDefault="00B53220">
            <w:pPr>
              <w:spacing w:before="156" w:after="156"/>
              <w:jc w:val="center"/>
              <w:rPr>
                <w:rFonts w:hint="eastAsia"/>
                <w:sz w:val="2"/>
                <w:szCs w:val="2"/>
              </w:rPr>
            </w:pPr>
          </w:p>
        </w:tc>
        <w:tc>
          <w:tcPr>
            <w:tcW w:w="715" w:type="dxa"/>
            <w:vAlign w:val="center"/>
          </w:tcPr>
          <w:p w14:paraId="5E93F877" w14:textId="77777777" w:rsidR="00B53220" w:rsidRDefault="00000000">
            <w:pPr>
              <w:pStyle w:val="TableParagraph"/>
              <w:spacing w:before="156" w:after="156"/>
              <w:jc w:val="center"/>
              <w:rPr>
                <w:rFonts w:ascii="Times New Roman"/>
                <w:sz w:val="20"/>
              </w:rPr>
            </w:pPr>
            <w:r>
              <w:rPr>
                <w:rFonts w:ascii="Times New Roman"/>
                <w:w w:val="93"/>
                <w:sz w:val="20"/>
              </w:rPr>
              <w:t>V</w:t>
            </w:r>
          </w:p>
        </w:tc>
        <w:tc>
          <w:tcPr>
            <w:tcW w:w="1299" w:type="dxa"/>
          </w:tcPr>
          <w:p w14:paraId="6DAFCF16" w14:textId="77777777" w:rsidR="00B53220" w:rsidRDefault="00000000">
            <w:pPr>
              <w:pStyle w:val="TableParagraph"/>
              <w:spacing w:before="156" w:after="156"/>
              <w:ind w:left="108"/>
              <w:jc w:val="both"/>
              <w:rPr>
                <w:rFonts w:ascii="Times New Roman"/>
                <w:sz w:val="20"/>
              </w:rPr>
            </w:pPr>
            <w:r>
              <w:rPr>
                <w:rFonts w:ascii="Times New Roman"/>
                <w:sz w:val="20"/>
              </w:rPr>
              <w:t>C3D+Att</w:t>
            </w:r>
          </w:p>
        </w:tc>
        <w:tc>
          <w:tcPr>
            <w:tcW w:w="1441" w:type="dxa"/>
          </w:tcPr>
          <w:p w14:paraId="0CA86160" w14:textId="77777777" w:rsidR="00B53220" w:rsidRDefault="00000000">
            <w:pPr>
              <w:pStyle w:val="TableParagraph"/>
              <w:spacing w:before="156" w:after="156" w:line="239" w:lineRule="exact"/>
              <w:ind w:right="179" w:firstLine="400"/>
              <w:jc w:val="center"/>
              <w:rPr>
                <w:sz w:val="14"/>
              </w:rPr>
            </w:pPr>
            <w:r>
              <w:rPr>
                <w:sz w:val="20"/>
              </w:rPr>
              <w:t>69</w:t>
            </w:r>
            <w:r>
              <w:rPr>
                <w:position w:val="2"/>
                <w:sz w:val="20"/>
              </w:rPr>
              <w:t>.</w:t>
            </w:r>
            <w:r>
              <w:rPr>
                <w:sz w:val="20"/>
              </w:rPr>
              <w:t>32</w:t>
            </w:r>
            <w:r>
              <w:rPr>
                <w:position w:val="-1"/>
                <w:sz w:val="14"/>
              </w:rPr>
              <w:t>±</w:t>
            </w:r>
            <w:r>
              <w:rPr>
                <w:position w:val="-3"/>
                <w:sz w:val="14"/>
              </w:rPr>
              <w:t>3</w:t>
            </w:r>
            <w:r>
              <w:rPr>
                <w:position w:val="-1"/>
                <w:sz w:val="14"/>
              </w:rPr>
              <w:t>.</w:t>
            </w:r>
            <w:r>
              <w:rPr>
                <w:position w:val="-3"/>
                <w:sz w:val="14"/>
              </w:rPr>
              <w:t>12</w:t>
            </w:r>
          </w:p>
        </w:tc>
        <w:tc>
          <w:tcPr>
            <w:tcW w:w="1418" w:type="dxa"/>
          </w:tcPr>
          <w:p w14:paraId="32AC6662" w14:textId="77777777" w:rsidR="00B53220" w:rsidRDefault="00000000">
            <w:pPr>
              <w:pStyle w:val="TableParagraph"/>
              <w:spacing w:before="156" w:after="156" w:line="239" w:lineRule="exact"/>
              <w:ind w:right="186" w:firstLine="400"/>
              <w:jc w:val="center"/>
              <w:rPr>
                <w:sz w:val="14"/>
              </w:rPr>
            </w:pPr>
            <w:r>
              <w:rPr>
                <w:sz w:val="20"/>
              </w:rPr>
              <w:t>69</w:t>
            </w:r>
            <w:r>
              <w:rPr>
                <w:position w:val="2"/>
                <w:sz w:val="20"/>
              </w:rPr>
              <w:t>.</w:t>
            </w:r>
            <w:r>
              <w:rPr>
                <w:sz w:val="20"/>
              </w:rPr>
              <w:t>12</w:t>
            </w:r>
            <w:r>
              <w:rPr>
                <w:position w:val="-1"/>
                <w:sz w:val="14"/>
              </w:rPr>
              <w:t>±</w:t>
            </w:r>
            <w:r>
              <w:rPr>
                <w:position w:val="-3"/>
                <w:sz w:val="14"/>
              </w:rPr>
              <w:t>2</w:t>
            </w:r>
            <w:r>
              <w:rPr>
                <w:position w:val="-1"/>
                <w:sz w:val="14"/>
              </w:rPr>
              <w:t>.</w:t>
            </w:r>
            <w:r>
              <w:rPr>
                <w:position w:val="-3"/>
                <w:sz w:val="14"/>
              </w:rPr>
              <w:t>92</w:t>
            </w:r>
          </w:p>
        </w:tc>
        <w:tc>
          <w:tcPr>
            <w:tcW w:w="1470" w:type="dxa"/>
          </w:tcPr>
          <w:p w14:paraId="1AE09485" w14:textId="77777777" w:rsidR="00B53220" w:rsidRDefault="00000000">
            <w:pPr>
              <w:pStyle w:val="TableParagraph"/>
              <w:spacing w:before="156" w:after="156" w:line="239" w:lineRule="exact"/>
              <w:ind w:right="178" w:firstLine="400"/>
              <w:jc w:val="center"/>
              <w:rPr>
                <w:sz w:val="14"/>
              </w:rPr>
            </w:pPr>
            <w:r>
              <w:rPr>
                <w:sz w:val="20"/>
              </w:rPr>
              <w:t>69</w:t>
            </w:r>
            <w:r>
              <w:rPr>
                <w:position w:val="2"/>
                <w:sz w:val="20"/>
              </w:rPr>
              <w:t>.</w:t>
            </w:r>
            <w:r>
              <w:rPr>
                <w:sz w:val="20"/>
              </w:rPr>
              <w:t>19</w:t>
            </w:r>
            <w:r>
              <w:rPr>
                <w:position w:val="-1"/>
                <w:sz w:val="14"/>
              </w:rPr>
              <w:t>±</w:t>
            </w:r>
            <w:r>
              <w:rPr>
                <w:position w:val="-3"/>
                <w:sz w:val="14"/>
              </w:rPr>
              <w:t>3</w:t>
            </w:r>
            <w:r>
              <w:rPr>
                <w:position w:val="-1"/>
                <w:sz w:val="14"/>
              </w:rPr>
              <w:t>.</w:t>
            </w:r>
            <w:r>
              <w:rPr>
                <w:position w:val="-3"/>
                <w:sz w:val="14"/>
              </w:rPr>
              <w:t>44</w:t>
            </w:r>
          </w:p>
        </w:tc>
        <w:tc>
          <w:tcPr>
            <w:tcW w:w="1507" w:type="dxa"/>
          </w:tcPr>
          <w:p w14:paraId="34AE80C4" w14:textId="77777777" w:rsidR="00B53220" w:rsidRDefault="00000000">
            <w:pPr>
              <w:pStyle w:val="TableParagraph"/>
              <w:spacing w:before="156" w:after="156" w:line="239" w:lineRule="exact"/>
              <w:ind w:right="180" w:firstLine="400"/>
              <w:jc w:val="center"/>
              <w:rPr>
                <w:sz w:val="14"/>
              </w:rPr>
            </w:pPr>
            <w:r>
              <w:rPr>
                <w:sz w:val="20"/>
              </w:rPr>
              <w:t>69</w:t>
            </w:r>
            <w:r>
              <w:rPr>
                <w:position w:val="2"/>
                <w:sz w:val="20"/>
              </w:rPr>
              <w:t>.</w:t>
            </w:r>
            <w:r>
              <w:rPr>
                <w:sz w:val="20"/>
              </w:rPr>
              <w:t>08</w:t>
            </w:r>
            <w:r>
              <w:rPr>
                <w:position w:val="-1"/>
                <w:sz w:val="14"/>
              </w:rPr>
              <w:t>±</w:t>
            </w:r>
            <w:r>
              <w:rPr>
                <w:position w:val="-3"/>
                <w:sz w:val="14"/>
              </w:rPr>
              <w:t>3</w:t>
            </w:r>
            <w:r>
              <w:rPr>
                <w:position w:val="-1"/>
                <w:sz w:val="14"/>
              </w:rPr>
              <w:t>.</w:t>
            </w:r>
            <w:r>
              <w:rPr>
                <w:position w:val="-3"/>
                <w:sz w:val="14"/>
              </w:rPr>
              <w:t>52</w:t>
            </w:r>
          </w:p>
        </w:tc>
      </w:tr>
      <w:tr w:rsidR="00B53220" w14:paraId="4BC71C05" w14:textId="77777777">
        <w:trPr>
          <w:trHeight w:val="311"/>
        </w:trPr>
        <w:tc>
          <w:tcPr>
            <w:tcW w:w="1150" w:type="dxa"/>
            <w:vMerge w:val="restart"/>
            <w:vAlign w:val="center"/>
          </w:tcPr>
          <w:p w14:paraId="706340E6" w14:textId="77777777" w:rsidR="00B53220" w:rsidRDefault="00000000">
            <w:pPr>
              <w:pStyle w:val="TableParagraph"/>
              <w:spacing w:before="156" w:after="156"/>
              <w:jc w:val="center"/>
              <w:rPr>
                <w:rFonts w:ascii="Times New Roman"/>
                <w:sz w:val="20"/>
              </w:rPr>
            </w:pPr>
            <w:r>
              <w:rPr>
                <w:rFonts w:ascii="Times New Roman"/>
                <w:sz w:val="20"/>
              </w:rPr>
              <w:t>Audio</w:t>
            </w:r>
          </w:p>
        </w:tc>
        <w:tc>
          <w:tcPr>
            <w:tcW w:w="715" w:type="dxa"/>
            <w:vMerge w:val="restart"/>
            <w:vAlign w:val="center"/>
          </w:tcPr>
          <w:p w14:paraId="2ABD9990" w14:textId="77777777" w:rsidR="00B53220" w:rsidRDefault="00000000">
            <w:pPr>
              <w:pStyle w:val="TableParagraph"/>
              <w:spacing w:before="156" w:after="156"/>
              <w:jc w:val="center"/>
              <w:rPr>
                <w:rFonts w:ascii="Times New Roman"/>
                <w:sz w:val="20"/>
              </w:rPr>
            </w:pPr>
            <w:r>
              <w:rPr>
                <w:rFonts w:ascii="Times New Roman"/>
                <w:w w:val="93"/>
                <w:sz w:val="20"/>
              </w:rPr>
              <w:t>A</w:t>
            </w:r>
          </w:p>
        </w:tc>
        <w:tc>
          <w:tcPr>
            <w:tcW w:w="1299" w:type="dxa"/>
          </w:tcPr>
          <w:p w14:paraId="46B8F344" w14:textId="77777777" w:rsidR="00B53220" w:rsidRDefault="00000000">
            <w:pPr>
              <w:pStyle w:val="TableParagraph"/>
              <w:spacing w:before="156" w:after="156"/>
              <w:ind w:left="108"/>
              <w:jc w:val="both"/>
              <w:rPr>
                <w:rFonts w:ascii="Times New Roman"/>
                <w:sz w:val="15"/>
              </w:rPr>
            </w:pPr>
            <w:r>
              <w:rPr>
                <w:rFonts w:ascii="Times New Roman"/>
                <w:sz w:val="15"/>
              </w:rPr>
              <w:t xml:space="preserve">emo </w:t>
            </w:r>
            <w:proofErr w:type="spellStart"/>
            <w:r>
              <w:rPr>
                <w:rFonts w:ascii="Times New Roman"/>
                <w:sz w:val="15"/>
              </w:rPr>
              <w:t>feas</w:t>
            </w:r>
            <w:proofErr w:type="spellEnd"/>
            <w:r>
              <w:rPr>
                <w:rFonts w:ascii="Times New Roman" w:eastAsiaTheme="minorEastAsia" w:hint="eastAsia"/>
                <w:sz w:val="15"/>
              </w:rPr>
              <w:t xml:space="preserve"> </w:t>
            </w:r>
            <w:r>
              <w:rPr>
                <w:rFonts w:ascii="Times New Roman"/>
                <w:sz w:val="15"/>
              </w:rPr>
              <w:t>+</w:t>
            </w:r>
            <w:r>
              <w:rPr>
                <w:rFonts w:ascii="Times New Roman" w:eastAsiaTheme="minorEastAsia" w:hint="eastAsia"/>
                <w:sz w:val="15"/>
              </w:rPr>
              <w:t xml:space="preserve"> </w:t>
            </w:r>
            <w:r>
              <w:rPr>
                <w:rFonts w:ascii="Times New Roman"/>
                <w:sz w:val="15"/>
              </w:rPr>
              <w:t>SVM</w:t>
            </w:r>
          </w:p>
        </w:tc>
        <w:tc>
          <w:tcPr>
            <w:tcW w:w="1441" w:type="dxa"/>
          </w:tcPr>
          <w:p w14:paraId="40595C42" w14:textId="77777777" w:rsidR="00B53220" w:rsidRDefault="00000000">
            <w:pPr>
              <w:pStyle w:val="TableParagraph"/>
              <w:spacing w:before="156" w:after="156" w:line="237" w:lineRule="exact"/>
              <w:ind w:right="179" w:firstLine="400"/>
              <w:jc w:val="center"/>
              <w:rPr>
                <w:sz w:val="14"/>
              </w:rPr>
            </w:pPr>
            <w:r>
              <w:rPr>
                <w:sz w:val="20"/>
              </w:rPr>
              <w:t>60</w:t>
            </w:r>
            <w:r>
              <w:rPr>
                <w:position w:val="2"/>
                <w:sz w:val="20"/>
              </w:rPr>
              <w:t>.</w:t>
            </w:r>
            <w:r>
              <w:rPr>
                <w:sz w:val="20"/>
              </w:rPr>
              <w:t>43</w:t>
            </w:r>
            <w:r>
              <w:rPr>
                <w:position w:val="-1"/>
                <w:sz w:val="14"/>
              </w:rPr>
              <w:t>±</w:t>
            </w:r>
            <w:r>
              <w:rPr>
                <w:position w:val="-3"/>
                <w:sz w:val="14"/>
              </w:rPr>
              <w:t>3</w:t>
            </w:r>
            <w:r>
              <w:rPr>
                <w:position w:val="-1"/>
                <w:sz w:val="14"/>
              </w:rPr>
              <w:t>.</w:t>
            </w:r>
            <w:r>
              <w:rPr>
                <w:position w:val="-3"/>
                <w:sz w:val="14"/>
              </w:rPr>
              <w:t>11</w:t>
            </w:r>
          </w:p>
        </w:tc>
        <w:tc>
          <w:tcPr>
            <w:tcW w:w="1418" w:type="dxa"/>
          </w:tcPr>
          <w:p w14:paraId="3F3520AD" w14:textId="77777777" w:rsidR="00B53220" w:rsidRDefault="00000000">
            <w:pPr>
              <w:pStyle w:val="TableParagraph"/>
              <w:spacing w:before="156" w:after="156" w:line="237" w:lineRule="exact"/>
              <w:ind w:right="181" w:firstLine="400"/>
              <w:jc w:val="center"/>
              <w:rPr>
                <w:sz w:val="14"/>
              </w:rPr>
            </w:pPr>
            <w:r>
              <w:rPr>
                <w:sz w:val="20"/>
              </w:rPr>
              <w:t>59</w:t>
            </w:r>
            <w:r>
              <w:rPr>
                <w:position w:val="2"/>
                <w:sz w:val="20"/>
              </w:rPr>
              <w:t>.</w:t>
            </w:r>
            <w:r>
              <w:rPr>
                <w:sz w:val="20"/>
              </w:rPr>
              <w:t>98</w:t>
            </w:r>
            <w:r>
              <w:rPr>
                <w:position w:val="-1"/>
                <w:sz w:val="14"/>
              </w:rPr>
              <w:t>±</w:t>
            </w:r>
            <w:r>
              <w:rPr>
                <w:position w:val="-3"/>
                <w:sz w:val="14"/>
              </w:rPr>
              <w:t>3</w:t>
            </w:r>
            <w:r>
              <w:rPr>
                <w:position w:val="-1"/>
                <w:sz w:val="14"/>
              </w:rPr>
              <w:t>.</w:t>
            </w:r>
            <w:r>
              <w:rPr>
                <w:position w:val="-3"/>
                <w:sz w:val="14"/>
              </w:rPr>
              <w:t>21</w:t>
            </w:r>
          </w:p>
        </w:tc>
        <w:tc>
          <w:tcPr>
            <w:tcW w:w="1470" w:type="dxa"/>
          </w:tcPr>
          <w:p w14:paraId="7433585F" w14:textId="77777777" w:rsidR="00B53220" w:rsidRDefault="00000000">
            <w:pPr>
              <w:pStyle w:val="TableParagraph"/>
              <w:spacing w:before="156" w:after="156" w:line="237" w:lineRule="exact"/>
              <w:ind w:right="179" w:firstLine="400"/>
              <w:jc w:val="center"/>
              <w:rPr>
                <w:sz w:val="14"/>
              </w:rPr>
            </w:pPr>
            <w:r>
              <w:rPr>
                <w:sz w:val="20"/>
              </w:rPr>
              <w:t>58</w:t>
            </w:r>
            <w:r>
              <w:rPr>
                <w:position w:val="2"/>
                <w:sz w:val="20"/>
              </w:rPr>
              <w:t>.</w:t>
            </w:r>
            <w:r>
              <w:rPr>
                <w:sz w:val="20"/>
              </w:rPr>
              <w:t>87</w:t>
            </w:r>
            <w:r>
              <w:rPr>
                <w:position w:val="-1"/>
                <w:sz w:val="14"/>
              </w:rPr>
              <w:t>±</w:t>
            </w:r>
            <w:r>
              <w:rPr>
                <w:position w:val="-3"/>
                <w:sz w:val="14"/>
              </w:rPr>
              <w:t>3</w:t>
            </w:r>
            <w:r>
              <w:rPr>
                <w:position w:val="-1"/>
                <w:sz w:val="14"/>
              </w:rPr>
              <w:t>.</w:t>
            </w:r>
            <w:r>
              <w:rPr>
                <w:position w:val="-3"/>
                <w:sz w:val="14"/>
              </w:rPr>
              <w:t>41</w:t>
            </w:r>
          </w:p>
        </w:tc>
        <w:tc>
          <w:tcPr>
            <w:tcW w:w="1507" w:type="dxa"/>
          </w:tcPr>
          <w:p w14:paraId="70D2384F" w14:textId="77777777" w:rsidR="00B53220" w:rsidRDefault="00000000">
            <w:pPr>
              <w:pStyle w:val="TableParagraph"/>
              <w:spacing w:before="156" w:after="156" w:line="237" w:lineRule="exact"/>
              <w:ind w:right="180" w:firstLine="400"/>
              <w:jc w:val="center"/>
              <w:rPr>
                <w:sz w:val="14"/>
              </w:rPr>
            </w:pPr>
            <w:r>
              <w:rPr>
                <w:sz w:val="20"/>
              </w:rPr>
              <w:t>61</w:t>
            </w:r>
            <w:r>
              <w:rPr>
                <w:position w:val="2"/>
                <w:sz w:val="20"/>
              </w:rPr>
              <w:t>.</w:t>
            </w:r>
            <w:r>
              <w:rPr>
                <w:sz w:val="20"/>
              </w:rPr>
              <w:t>03</w:t>
            </w:r>
            <w:r>
              <w:rPr>
                <w:position w:val="-1"/>
                <w:sz w:val="14"/>
              </w:rPr>
              <w:t>±</w:t>
            </w:r>
            <w:r>
              <w:rPr>
                <w:position w:val="-3"/>
                <w:sz w:val="14"/>
              </w:rPr>
              <w:t>3</w:t>
            </w:r>
            <w:r>
              <w:rPr>
                <w:position w:val="-1"/>
                <w:sz w:val="14"/>
              </w:rPr>
              <w:t>.</w:t>
            </w:r>
            <w:r>
              <w:rPr>
                <w:position w:val="-3"/>
                <w:sz w:val="14"/>
              </w:rPr>
              <w:t>10</w:t>
            </w:r>
          </w:p>
        </w:tc>
      </w:tr>
      <w:tr w:rsidR="00B53220" w14:paraId="3CCEA3A6" w14:textId="77777777">
        <w:trPr>
          <w:trHeight w:val="311"/>
        </w:trPr>
        <w:tc>
          <w:tcPr>
            <w:tcW w:w="1150" w:type="dxa"/>
            <w:vMerge/>
            <w:tcBorders>
              <w:top w:val="nil"/>
            </w:tcBorders>
            <w:vAlign w:val="center"/>
          </w:tcPr>
          <w:p w14:paraId="308AC642" w14:textId="77777777" w:rsidR="00B53220" w:rsidRDefault="00B53220">
            <w:pPr>
              <w:spacing w:before="156" w:after="156"/>
              <w:jc w:val="center"/>
              <w:rPr>
                <w:rFonts w:hint="eastAsia"/>
                <w:sz w:val="2"/>
                <w:szCs w:val="2"/>
              </w:rPr>
            </w:pPr>
          </w:p>
        </w:tc>
        <w:tc>
          <w:tcPr>
            <w:tcW w:w="715" w:type="dxa"/>
            <w:vMerge/>
            <w:tcBorders>
              <w:top w:val="nil"/>
            </w:tcBorders>
            <w:vAlign w:val="center"/>
          </w:tcPr>
          <w:p w14:paraId="56E48EAB" w14:textId="77777777" w:rsidR="00B53220" w:rsidRDefault="00B53220">
            <w:pPr>
              <w:spacing w:before="156" w:after="156"/>
              <w:jc w:val="center"/>
              <w:rPr>
                <w:rFonts w:hint="eastAsia"/>
                <w:sz w:val="2"/>
                <w:szCs w:val="2"/>
              </w:rPr>
            </w:pPr>
          </w:p>
        </w:tc>
        <w:tc>
          <w:tcPr>
            <w:tcW w:w="1299" w:type="dxa"/>
          </w:tcPr>
          <w:p w14:paraId="194214E8" w14:textId="77777777" w:rsidR="00B53220" w:rsidRDefault="00000000">
            <w:pPr>
              <w:pStyle w:val="TableParagraph"/>
              <w:spacing w:before="156" w:after="156"/>
              <w:ind w:firstLineChars="100" w:firstLine="200"/>
              <w:jc w:val="both"/>
              <w:rPr>
                <w:rFonts w:ascii="Times New Roman"/>
                <w:sz w:val="20"/>
              </w:rPr>
            </w:pPr>
            <w:proofErr w:type="spellStart"/>
            <w:r>
              <w:rPr>
                <w:rFonts w:ascii="Times New Roman"/>
                <w:sz w:val="20"/>
              </w:rPr>
              <w:t>VGGish</w:t>
            </w:r>
            <w:proofErr w:type="spellEnd"/>
          </w:p>
        </w:tc>
        <w:tc>
          <w:tcPr>
            <w:tcW w:w="1441" w:type="dxa"/>
          </w:tcPr>
          <w:p w14:paraId="1728D982" w14:textId="77777777" w:rsidR="00B53220" w:rsidRDefault="00000000">
            <w:pPr>
              <w:pStyle w:val="TableParagraph"/>
              <w:spacing w:before="156" w:after="156" w:line="237" w:lineRule="exact"/>
              <w:ind w:right="179" w:firstLine="400"/>
              <w:jc w:val="center"/>
              <w:rPr>
                <w:sz w:val="14"/>
              </w:rPr>
            </w:pPr>
            <w:r>
              <w:rPr>
                <w:sz w:val="20"/>
              </w:rPr>
              <w:t>64</w:t>
            </w:r>
            <w:r>
              <w:rPr>
                <w:position w:val="2"/>
                <w:sz w:val="20"/>
              </w:rPr>
              <w:t>.</w:t>
            </w:r>
            <w:r>
              <w:rPr>
                <w:sz w:val="20"/>
              </w:rPr>
              <w:t>76</w:t>
            </w:r>
            <w:r>
              <w:rPr>
                <w:position w:val="-1"/>
                <w:sz w:val="14"/>
              </w:rPr>
              <w:t>±</w:t>
            </w:r>
            <w:r>
              <w:rPr>
                <w:position w:val="-3"/>
                <w:sz w:val="14"/>
              </w:rPr>
              <w:t>1</w:t>
            </w:r>
            <w:r>
              <w:rPr>
                <w:position w:val="-1"/>
                <w:sz w:val="14"/>
              </w:rPr>
              <w:t>.</w:t>
            </w:r>
            <w:r>
              <w:rPr>
                <w:position w:val="-3"/>
                <w:sz w:val="14"/>
              </w:rPr>
              <w:t>76</w:t>
            </w:r>
          </w:p>
        </w:tc>
        <w:tc>
          <w:tcPr>
            <w:tcW w:w="1418" w:type="dxa"/>
          </w:tcPr>
          <w:p w14:paraId="152CFFCF" w14:textId="77777777" w:rsidR="00B53220" w:rsidRDefault="00000000">
            <w:pPr>
              <w:pStyle w:val="TableParagraph"/>
              <w:spacing w:before="156" w:after="156" w:line="237" w:lineRule="exact"/>
              <w:ind w:right="181" w:firstLine="400"/>
              <w:jc w:val="center"/>
              <w:rPr>
                <w:sz w:val="14"/>
              </w:rPr>
            </w:pPr>
            <w:r>
              <w:rPr>
                <w:sz w:val="20"/>
              </w:rPr>
              <w:t>65</w:t>
            </w:r>
            <w:r>
              <w:rPr>
                <w:position w:val="2"/>
                <w:sz w:val="20"/>
              </w:rPr>
              <w:t>.</w:t>
            </w:r>
            <w:r>
              <w:rPr>
                <w:sz w:val="20"/>
              </w:rPr>
              <w:t>76</w:t>
            </w:r>
            <w:r>
              <w:rPr>
                <w:position w:val="-1"/>
                <w:sz w:val="14"/>
              </w:rPr>
              <w:t>±</w:t>
            </w:r>
            <w:r>
              <w:rPr>
                <w:position w:val="-3"/>
                <w:sz w:val="14"/>
              </w:rPr>
              <w:t>1</w:t>
            </w:r>
            <w:r>
              <w:rPr>
                <w:position w:val="-1"/>
                <w:sz w:val="14"/>
              </w:rPr>
              <w:t>.</w:t>
            </w:r>
            <w:r>
              <w:rPr>
                <w:position w:val="-3"/>
                <w:sz w:val="14"/>
              </w:rPr>
              <w:t>36</w:t>
            </w:r>
          </w:p>
        </w:tc>
        <w:tc>
          <w:tcPr>
            <w:tcW w:w="1470" w:type="dxa"/>
          </w:tcPr>
          <w:p w14:paraId="7A5E68C9" w14:textId="77777777" w:rsidR="00B53220" w:rsidRDefault="00000000">
            <w:pPr>
              <w:pStyle w:val="TableParagraph"/>
              <w:spacing w:before="156" w:after="156" w:line="237" w:lineRule="exact"/>
              <w:ind w:right="181" w:firstLine="400"/>
              <w:jc w:val="center"/>
              <w:rPr>
                <w:sz w:val="14"/>
              </w:rPr>
            </w:pPr>
            <w:r>
              <w:rPr>
                <w:sz w:val="20"/>
              </w:rPr>
              <w:t>66</w:t>
            </w:r>
            <w:r>
              <w:rPr>
                <w:position w:val="2"/>
                <w:sz w:val="20"/>
              </w:rPr>
              <w:t>.</w:t>
            </w:r>
            <w:r>
              <w:rPr>
                <w:sz w:val="20"/>
              </w:rPr>
              <w:t>76</w:t>
            </w:r>
            <w:r>
              <w:rPr>
                <w:position w:val="-1"/>
                <w:sz w:val="14"/>
              </w:rPr>
              <w:t>±</w:t>
            </w:r>
            <w:r>
              <w:rPr>
                <w:position w:val="-3"/>
                <w:sz w:val="14"/>
              </w:rPr>
              <w:t>1</w:t>
            </w:r>
            <w:r>
              <w:rPr>
                <w:position w:val="-1"/>
                <w:sz w:val="14"/>
              </w:rPr>
              <w:t>.</w:t>
            </w:r>
            <w:r>
              <w:rPr>
                <w:position w:val="-3"/>
                <w:sz w:val="14"/>
              </w:rPr>
              <w:t>09</w:t>
            </w:r>
          </w:p>
        </w:tc>
        <w:tc>
          <w:tcPr>
            <w:tcW w:w="1507" w:type="dxa"/>
          </w:tcPr>
          <w:p w14:paraId="12E6D6E4" w14:textId="77777777" w:rsidR="00B53220" w:rsidRDefault="00000000">
            <w:pPr>
              <w:pStyle w:val="TableParagraph"/>
              <w:spacing w:before="156" w:after="156" w:line="237" w:lineRule="exact"/>
              <w:ind w:right="179" w:firstLine="400"/>
              <w:jc w:val="center"/>
              <w:rPr>
                <w:sz w:val="14"/>
              </w:rPr>
            </w:pPr>
            <w:r>
              <w:rPr>
                <w:sz w:val="20"/>
              </w:rPr>
              <w:t>66</w:t>
            </w:r>
            <w:r>
              <w:rPr>
                <w:position w:val="2"/>
                <w:sz w:val="20"/>
              </w:rPr>
              <w:t>.</w:t>
            </w:r>
            <w:r>
              <w:rPr>
                <w:sz w:val="20"/>
              </w:rPr>
              <w:t>06</w:t>
            </w:r>
            <w:r>
              <w:rPr>
                <w:position w:val="-1"/>
                <w:sz w:val="14"/>
              </w:rPr>
              <w:t>±</w:t>
            </w:r>
            <w:r>
              <w:rPr>
                <w:position w:val="-3"/>
                <w:sz w:val="14"/>
              </w:rPr>
              <w:t>1</w:t>
            </w:r>
            <w:r>
              <w:rPr>
                <w:position w:val="-1"/>
                <w:sz w:val="14"/>
              </w:rPr>
              <w:t>.</w:t>
            </w:r>
            <w:r>
              <w:rPr>
                <w:position w:val="-3"/>
                <w:sz w:val="14"/>
              </w:rPr>
              <w:t>76</w:t>
            </w:r>
          </w:p>
        </w:tc>
      </w:tr>
      <w:tr w:rsidR="00B53220" w14:paraId="06595C30" w14:textId="77777777">
        <w:trPr>
          <w:trHeight w:val="311"/>
        </w:trPr>
        <w:tc>
          <w:tcPr>
            <w:tcW w:w="1150" w:type="dxa"/>
            <w:vMerge w:val="restart"/>
            <w:vAlign w:val="center"/>
          </w:tcPr>
          <w:p w14:paraId="5E68E155" w14:textId="77777777" w:rsidR="00B53220" w:rsidRDefault="00000000">
            <w:pPr>
              <w:pStyle w:val="TableParagraph"/>
              <w:spacing w:before="156" w:after="156"/>
              <w:jc w:val="center"/>
              <w:rPr>
                <w:rFonts w:ascii="Times New Roman"/>
                <w:sz w:val="20"/>
              </w:rPr>
            </w:pPr>
            <w:r>
              <w:rPr>
                <w:rFonts w:ascii="Times New Roman"/>
                <w:sz w:val="20"/>
              </w:rPr>
              <w:t>Multimodal</w:t>
            </w:r>
          </w:p>
        </w:tc>
        <w:tc>
          <w:tcPr>
            <w:tcW w:w="715" w:type="dxa"/>
            <w:vAlign w:val="center"/>
          </w:tcPr>
          <w:p w14:paraId="78996566" w14:textId="77777777" w:rsidR="00B53220" w:rsidRDefault="00000000">
            <w:pPr>
              <w:pStyle w:val="TableParagraph"/>
              <w:spacing w:before="156" w:after="156"/>
              <w:jc w:val="center"/>
              <w:rPr>
                <w:rFonts w:ascii="Times New Roman"/>
                <w:sz w:val="20"/>
              </w:rPr>
            </w:pPr>
            <w:proofErr w:type="gramStart"/>
            <w:r>
              <w:rPr>
                <w:rFonts w:ascii="Times New Roman"/>
                <w:sz w:val="20"/>
              </w:rPr>
              <w:t>T,C</w:t>
            </w:r>
            <w:proofErr w:type="gramEnd"/>
          </w:p>
        </w:tc>
        <w:tc>
          <w:tcPr>
            <w:tcW w:w="1299" w:type="dxa"/>
          </w:tcPr>
          <w:p w14:paraId="2FD3ECFF" w14:textId="77777777" w:rsidR="00B53220" w:rsidRDefault="00000000">
            <w:pPr>
              <w:pStyle w:val="TableParagraph"/>
              <w:spacing w:before="156" w:after="156"/>
              <w:ind w:left="108"/>
              <w:jc w:val="both"/>
              <w:rPr>
                <w:rFonts w:ascii="Times New Roman"/>
                <w:sz w:val="15"/>
              </w:rPr>
            </w:pPr>
            <w:r>
              <w:rPr>
                <w:rFonts w:ascii="Times New Roman"/>
                <w:sz w:val="13"/>
              </w:rPr>
              <w:t>(Medina et al.2020)</w:t>
            </w:r>
          </w:p>
        </w:tc>
        <w:tc>
          <w:tcPr>
            <w:tcW w:w="1441" w:type="dxa"/>
          </w:tcPr>
          <w:p w14:paraId="7037BEB0" w14:textId="77777777" w:rsidR="00B53220" w:rsidRDefault="00000000">
            <w:pPr>
              <w:pStyle w:val="TableParagraph"/>
              <w:spacing w:before="156" w:after="156" w:line="237" w:lineRule="exact"/>
              <w:ind w:right="180" w:firstLine="400"/>
              <w:jc w:val="center"/>
              <w:rPr>
                <w:sz w:val="14"/>
              </w:rPr>
            </w:pPr>
            <w:r>
              <w:rPr>
                <w:sz w:val="20"/>
              </w:rPr>
              <w:t>71</w:t>
            </w:r>
            <w:r>
              <w:rPr>
                <w:position w:val="2"/>
                <w:sz w:val="20"/>
              </w:rPr>
              <w:t>.</w:t>
            </w:r>
            <w:r>
              <w:rPr>
                <w:sz w:val="20"/>
              </w:rPr>
              <w:t>34</w:t>
            </w:r>
            <w:r>
              <w:rPr>
                <w:position w:val="-1"/>
                <w:sz w:val="14"/>
              </w:rPr>
              <w:t>±</w:t>
            </w:r>
            <w:r>
              <w:rPr>
                <w:position w:val="-3"/>
                <w:sz w:val="14"/>
              </w:rPr>
              <w:t>2</w:t>
            </w:r>
            <w:r>
              <w:rPr>
                <w:position w:val="-1"/>
                <w:sz w:val="14"/>
              </w:rPr>
              <w:t>.</w:t>
            </w:r>
            <w:r>
              <w:rPr>
                <w:position w:val="-3"/>
                <w:sz w:val="14"/>
              </w:rPr>
              <w:t>23</w:t>
            </w:r>
          </w:p>
        </w:tc>
        <w:tc>
          <w:tcPr>
            <w:tcW w:w="1418" w:type="dxa"/>
          </w:tcPr>
          <w:p w14:paraId="259B4DCA" w14:textId="77777777" w:rsidR="00B53220" w:rsidRDefault="00000000">
            <w:pPr>
              <w:pStyle w:val="TableParagraph"/>
              <w:spacing w:before="156" w:after="156" w:line="237" w:lineRule="exact"/>
              <w:ind w:right="181" w:firstLine="400"/>
              <w:jc w:val="center"/>
              <w:rPr>
                <w:sz w:val="14"/>
              </w:rPr>
            </w:pPr>
            <w:r>
              <w:rPr>
                <w:sz w:val="20"/>
              </w:rPr>
              <w:t>71</w:t>
            </w:r>
            <w:r>
              <w:rPr>
                <w:position w:val="2"/>
                <w:sz w:val="20"/>
              </w:rPr>
              <w:t>.</w:t>
            </w:r>
            <w:r>
              <w:rPr>
                <w:sz w:val="20"/>
              </w:rPr>
              <w:t>14</w:t>
            </w:r>
            <w:r>
              <w:rPr>
                <w:position w:val="-1"/>
                <w:sz w:val="14"/>
              </w:rPr>
              <w:t>±</w:t>
            </w:r>
            <w:r>
              <w:rPr>
                <w:position w:val="-3"/>
                <w:sz w:val="14"/>
              </w:rPr>
              <w:t>2</w:t>
            </w:r>
            <w:r>
              <w:rPr>
                <w:position w:val="-1"/>
                <w:sz w:val="14"/>
              </w:rPr>
              <w:t>.</w:t>
            </w:r>
            <w:r>
              <w:rPr>
                <w:position w:val="-3"/>
                <w:sz w:val="14"/>
              </w:rPr>
              <w:t>43</w:t>
            </w:r>
          </w:p>
        </w:tc>
        <w:tc>
          <w:tcPr>
            <w:tcW w:w="1470" w:type="dxa"/>
          </w:tcPr>
          <w:p w14:paraId="52040EEE" w14:textId="77777777" w:rsidR="00B53220" w:rsidRDefault="00000000">
            <w:pPr>
              <w:pStyle w:val="TableParagraph"/>
              <w:spacing w:before="156" w:after="156" w:line="237" w:lineRule="exact"/>
              <w:ind w:right="178" w:firstLine="400"/>
              <w:jc w:val="center"/>
              <w:rPr>
                <w:sz w:val="14"/>
              </w:rPr>
            </w:pPr>
            <w:r>
              <w:rPr>
                <w:sz w:val="20"/>
              </w:rPr>
              <w:t>71</w:t>
            </w:r>
            <w:r>
              <w:rPr>
                <w:position w:val="2"/>
                <w:sz w:val="20"/>
              </w:rPr>
              <w:t>.</w:t>
            </w:r>
            <w:r>
              <w:rPr>
                <w:sz w:val="20"/>
              </w:rPr>
              <w:t>54</w:t>
            </w:r>
            <w:r>
              <w:rPr>
                <w:position w:val="-1"/>
                <w:sz w:val="14"/>
              </w:rPr>
              <w:t>±</w:t>
            </w:r>
            <w:r>
              <w:rPr>
                <w:position w:val="-3"/>
                <w:sz w:val="14"/>
              </w:rPr>
              <w:t>2</w:t>
            </w:r>
            <w:r>
              <w:rPr>
                <w:position w:val="-1"/>
                <w:sz w:val="14"/>
              </w:rPr>
              <w:t>.</w:t>
            </w:r>
            <w:r>
              <w:rPr>
                <w:position w:val="-3"/>
                <w:sz w:val="14"/>
              </w:rPr>
              <w:t>12</w:t>
            </w:r>
          </w:p>
        </w:tc>
        <w:tc>
          <w:tcPr>
            <w:tcW w:w="1507" w:type="dxa"/>
          </w:tcPr>
          <w:p w14:paraId="00BDA46B" w14:textId="77777777" w:rsidR="00B53220" w:rsidRDefault="00000000">
            <w:pPr>
              <w:pStyle w:val="TableParagraph"/>
              <w:spacing w:before="156" w:after="156" w:line="237" w:lineRule="exact"/>
              <w:ind w:right="179" w:firstLine="400"/>
              <w:jc w:val="center"/>
              <w:rPr>
                <w:sz w:val="14"/>
              </w:rPr>
            </w:pPr>
            <w:r>
              <w:rPr>
                <w:sz w:val="20"/>
              </w:rPr>
              <w:t>70</w:t>
            </w:r>
            <w:r>
              <w:rPr>
                <w:position w:val="2"/>
                <w:sz w:val="20"/>
              </w:rPr>
              <w:t>.</w:t>
            </w:r>
            <w:r>
              <w:rPr>
                <w:sz w:val="20"/>
              </w:rPr>
              <w:t>89</w:t>
            </w:r>
            <w:r>
              <w:rPr>
                <w:position w:val="-1"/>
                <w:sz w:val="14"/>
              </w:rPr>
              <w:t>±</w:t>
            </w:r>
            <w:r>
              <w:rPr>
                <w:position w:val="-3"/>
                <w:sz w:val="14"/>
              </w:rPr>
              <w:t>2</w:t>
            </w:r>
            <w:r>
              <w:rPr>
                <w:position w:val="-1"/>
                <w:sz w:val="14"/>
              </w:rPr>
              <w:t>.</w:t>
            </w:r>
            <w:r>
              <w:rPr>
                <w:position w:val="-3"/>
                <w:sz w:val="14"/>
              </w:rPr>
              <w:t>03</w:t>
            </w:r>
          </w:p>
        </w:tc>
      </w:tr>
      <w:tr w:rsidR="00B53220" w14:paraId="5780587E" w14:textId="77777777">
        <w:trPr>
          <w:trHeight w:val="311"/>
        </w:trPr>
        <w:tc>
          <w:tcPr>
            <w:tcW w:w="1150" w:type="dxa"/>
            <w:vMerge/>
            <w:tcBorders>
              <w:top w:val="nil"/>
            </w:tcBorders>
            <w:vAlign w:val="center"/>
          </w:tcPr>
          <w:p w14:paraId="2D326393" w14:textId="77777777" w:rsidR="00B53220" w:rsidRDefault="00B53220">
            <w:pPr>
              <w:spacing w:before="156" w:after="156"/>
              <w:jc w:val="center"/>
              <w:rPr>
                <w:rFonts w:hint="eastAsia"/>
                <w:sz w:val="2"/>
                <w:szCs w:val="2"/>
              </w:rPr>
            </w:pPr>
          </w:p>
        </w:tc>
        <w:tc>
          <w:tcPr>
            <w:tcW w:w="715" w:type="dxa"/>
            <w:vAlign w:val="center"/>
          </w:tcPr>
          <w:p w14:paraId="0122BDFA" w14:textId="77777777" w:rsidR="00B53220" w:rsidRDefault="00000000">
            <w:pPr>
              <w:pStyle w:val="TableParagraph"/>
              <w:spacing w:before="156" w:after="156"/>
              <w:jc w:val="center"/>
              <w:rPr>
                <w:rFonts w:ascii="Times New Roman"/>
                <w:sz w:val="20"/>
              </w:rPr>
            </w:pPr>
            <w:proofErr w:type="gramStart"/>
            <w:r>
              <w:rPr>
                <w:rFonts w:ascii="Times New Roman"/>
                <w:sz w:val="20"/>
              </w:rPr>
              <w:t>T,C</w:t>
            </w:r>
            <w:proofErr w:type="gramEnd"/>
            <w:r>
              <w:rPr>
                <w:rFonts w:ascii="Times New Roman"/>
                <w:sz w:val="20"/>
              </w:rPr>
              <w:t>,F</w:t>
            </w:r>
          </w:p>
        </w:tc>
        <w:tc>
          <w:tcPr>
            <w:tcW w:w="1299" w:type="dxa"/>
          </w:tcPr>
          <w:p w14:paraId="2CDEE385" w14:textId="77777777" w:rsidR="00B53220" w:rsidRDefault="00000000">
            <w:pPr>
              <w:pStyle w:val="TableParagraph"/>
              <w:spacing w:before="156" w:after="156"/>
              <w:ind w:left="108"/>
              <w:jc w:val="both"/>
              <w:rPr>
                <w:rFonts w:ascii="Times New Roman"/>
                <w:sz w:val="13"/>
              </w:rPr>
            </w:pPr>
            <w:r>
              <w:rPr>
                <w:rFonts w:ascii="Times New Roman"/>
                <w:sz w:val="13"/>
              </w:rPr>
              <w:t>(Choi and Ko 2021)</w:t>
            </w:r>
          </w:p>
        </w:tc>
        <w:tc>
          <w:tcPr>
            <w:tcW w:w="1441" w:type="dxa"/>
          </w:tcPr>
          <w:p w14:paraId="7DCB3048" w14:textId="77777777" w:rsidR="00B53220" w:rsidRDefault="00000000">
            <w:pPr>
              <w:pStyle w:val="TableParagraph"/>
              <w:spacing w:before="156" w:after="156" w:line="237" w:lineRule="exact"/>
              <w:ind w:right="179" w:firstLine="400"/>
              <w:jc w:val="center"/>
              <w:rPr>
                <w:sz w:val="14"/>
              </w:rPr>
            </w:pPr>
            <w:r>
              <w:rPr>
                <w:sz w:val="20"/>
              </w:rPr>
              <w:t>75</w:t>
            </w:r>
            <w:r>
              <w:rPr>
                <w:position w:val="2"/>
                <w:sz w:val="20"/>
              </w:rPr>
              <w:t>.</w:t>
            </w:r>
            <w:r>
              <w:rPr>
                <w:sz w:val="20"/>
              </w:rPr>
              <w:t>45</w:t>
            </w:r>
            <w:r>
              <w:rPr>
                <w:position w:val="-1"/>
                <w:sz w:val="14"/>
              </w:rPr>
              <w:t>±</w:t>
            </w:r>
            <w:r>
              <w:rPr>
                <w:position w:val="-3"/>
                <w:sz w:val="14"/>
              </w:rPr>
              <w:t>2</w:t>
            </w:r>
            <w:r>
              <w:rPr>
                <w:position w:val="-1"/>
                <w:sz w:val="14"/>
              </w:rPr>
              <w:t>.</w:t>
            </w:r>
            <w:r>
              <w:rPr>
                <w:position w:val="-3"/>
                <w:sz w:val="14"/>
              </w:rPr>
              <w:t>11</w:t>
            </w:r>
          </w:p>
        </w:tc>
        <w:tc>
          <w:tcPr>
            <w:tcW w:w="1418" w:type="dxa"/>
          </w:tcPr>
          <w:p w14:paraId="7708285F" w14:textId="77777777" w:rsidR="00B53220" w:rsidRDefault="00000000">
            <w:pPr>
              <w:pStyle w:val="TableParagraph"/>
              <w:spacing w:before="156" w:after="156" w:line="237" w:lineRule="exact"/>
              <w:ind w:right="181" w:firstLine="400"/>
              <w:jc w:val="center"/>
              <w:rPr>
                <w:sz w:val="14"/>
              </w:rPr>
            </w:pPr>
            <w:r>
              <w:rPr>
                <w:sz w:val="20"/>
              </w:rPr>
              <w:t>75</w:t>
            </w:r>
            <w:r>
              <w:rPr>
                <w:position w:val="2"/>
                <w:sz w:val="20"/>
              </w:rPr>
              <w:t>.</w:t>
            </w:r>
            <w:r>
              <w:rPr>
                <w:sz w:val="20"/>
              </w:rPr>
              <w:t>05</w:t>
            </w:r>
            <w:r>
              <w:rPr>
                <w:position w:val="-1"/>
                <w:sz w:val="14"/>
              </w:rPr>
              <w:t>±</w:t>
            </w:r>
            <w:r>
              <w:rPr>
                <w:position w:val="-3"/>
                <w:sz w:val="14"/>
              </w:rPr>
              <w:t>2</w:t>
            </w:r>
            <w:r>
              <w:rPr>
                <w:position w:val="-1"/>
                <w:sz w:val="14"/>
              </w:rPr>
              <w:t>.</w:t>
            </w:r>
            <w:r>
              <w:rPr>
                <w:position w:val="-3"/>
                <w:sz w:val="14"/>
              </w:rPr>
              <w:t>01</w:t>
            </w:r>
          </w:p>
        </w:tc>
        <w:tc>
          <w:tcPr>
            <w:tcW w:w="1470" w:type="dxa"/>
          </w:tcPr>
          <w:p w14:paraId="0F01CC36" w14:textId="77777777" w:rsidR="00B53220" w:rsidRDefault="00000000">
            <w:pPr>
              <w:pStyle w:val="TableParagraph"/>
              <w:spacing w:before="156" w:after="156" w:line="237" w:lineRule="exact"/>
              <w:ind w:right="178" w:firstLine="400"/>
              <w:jc w:val="center"/>
              <w:rPr>
                <w:sz w:val="14"/>
              </w:rPr>
            </w:pPr>
            <w:r>
              <w:rPr>
                <w:sz w:val="20"/>
              </w:rPr>
              <w:t>76</w:t>
            </w:r>
            <w:r>
              <w:rPr>
                <w:position w:val="2"/>
                <w:sz w:val="20"/>
              </w:rPr>
              <w:t>.</w:t>
            </w:r>
            <w:r>
              <w:rPr>
                <w:sz w:val="20"/>
              </w:rPr>
              <w:t>25</w:t>
            </w:r>
            <w:r>
              <w:rPr>
                <w:position w:val="-1"/>
                <w:sz w:val="14"/>
              </w:rPr>
              <w:t>±</w:t>
            </w:r>
            <w:r>
              <w:rPr>
                <w:position w:val="-3"/>
                <w:sz w:val="14"/>
              </w:rPr>
              <w:t>2</w:t>
            </w:r>
            <w:r>
              <w:rPr>
                <w:position w:val="-1"/>
                <w:sz w:val="14"/>
              </w:rPr>
              <w:t>.</w:t>
            </w:r>
            <w:r>
              <w:rPr>
                <w:position w:val="-3"/>
                <w:sz w:val="14"/>
              </w:rPr>
              <w:t>51</w:t>
            </w:r>
          </w:p>
        </w:tc>
        <w:tc>
          <w:tcPr>
            <w:tcW w:w="1507" w:type="dxa"/>
          </w:tcPr>
          <w:p w14:paraId="5303E54B" w14:textId="77777777" w:rsidR="00B53220" w:rsidRDefault="00000000">
            <w:pPr>
              <w:pStyle w:val="TableParagraph"/>
              <w:spacing w:before="156" w:after="156" w:line="237" w:lineRule="exact"/>
              <w:ind w:right="180" w:firstLine="400"/>
              <w:jc w:val="center"/>
              <w:rPr>
                <w:sz w:val="14"/>
              </w:rPr>
            </w:pPr>
            <w:r>
              <w:rPr>
                <w:sz w:val="20"/>
              </w:rPr>
              <w:t>74</w:t>
            </w:r>
            <w:r>
              <w:rPr>
                <w:position w:val="2"/>
                <w:sz w:val="20"/>
              </w:rPr>
              <w:t>.</w:t>
            </w:r>
            <w:r>
              <w:rPr>
                <w:sz w:val="20"/>
              </w:rPr>
              <w:t>89</w:t>
            </w:r>
            <w:r>
              <w:rPr>
                <w:position w:val="-1"/>
                <w:sz w:val="14"/>
              </w:rPr>
              <w:t>±</w:t>
            </w:r>
            <w:r>
              <w:rPr>
                <w:position w:val="-3"/>
                <w:sz w:val="14"/>
              </w:rPr>
              <w:t>2</w:t>
            </w:r>
            <w:r>
              <w:rPr>
                <w:position w:val="-1"/>
                <w:sz w:val="14"/>
              </w:rPr>
              <w:t>.</w:t>
            </w:r>
            <w:r>
              <w:rPr>
                <w:position w:val="-3"/>
                <w:sz w:val="14"/>
              </w:rPr>
              <w:t>91</w:t>
            </w:r>
          </w:p>
        </w:tc>
      </w:tr>
      <w:tr w:rsidR="00B53220" w14:paraId="31EFA9E0" w14:textId="77777777">
        <w:trPr>
          <w:trHeight w:val="311"/>
        </w:trPr>
        <w:tc>
          <w:tcPr>
            <w:tcW w:w="1150" w:type="dxa"/>
            <w:vMerge/>
            <w:tcBorders>
              <w:top w:val="nil"/>
            </w:tcBorders>
            <w:vAlign w:val="center"/>
          </w:tcPr>
          <w:p w14:paraId="71CFC957" w14:textId="77777777" w:rsidR="00B53220" w:rsidRDefault="00B53220">
            <w:pPr>
              <w:spacing w:before="156" w:after="156"/>
              <w:jc w:val="center"/>
              <w:rPr>
                <w:rFonts w:hint="eastAsia"/>
                <w:sz w:val="2"/>
                <w:szCs w:val="2"/>
              </w:rPr>
            </w:pPr>
          </w:p>
        </w:tc>
        <w:tc>
          <w:tcPr>
            <w:tcW w:w="715" w:type="dxa"/>
            <w:vAlign w:val="center"/>
          </w:tcPr>
          <w:p w14:paraId="4B6BFA34" w14:textId="77777777" w:rsidR="00B53220" w:rsidRDefault="00000000">
            <w:pPr>
              <w:pStyle w:val="TableParagraph"/>
              <w:spacing w:before="156" w:after="156"/>
              <w:jc w:val="center"/>
              <w:rPr>
                <w:rFonts w:ascii="Times New Roman"/>
                <w:sz w:val="20"/>
              </w:rPr>
            </w:pPr>
            <w:proofErr w:type="spellStart"/>
            <w:proofErr w:type="gramStart"/>
            <w:r>
              <w:rPr>
                <w:rFonts w:ascii="Times New Roman"/>
                <w:sz w:val="20"/>
              </w:rPr>
              <w:t>Tr,F</w:t>
            </w:r>
            <w:proofErr w:type="gramEnd"/>
            <w:r>
              <w:rPr>
                <w:rFonts w:ascii="Times New Roman"/>
                <w:sz w:val="20"/>
              </w:rPr>
              <w:t>,A</w:t>
            </w:r>
            <w:proofErr w:type="spellEnd"/>
          </w:p>
        </w:tc>
        <w:tc>
          <w:tcPr>
            <w:tcW w:w="1299" w:type="dxa"/>
          </w:tcPr>
          <w:p w14:paraId="086A7070" w14:textId="77777777" w:rsidR="00B53220" w:rsidRDefault="00000000">
            <w:pPr>
              <w:pStyle w:val="TableParagraph"/>
              <w:spacing w:before="156" w:after="156"/>
              <w:ind w:left="108"/>
              <w:jc w:val="both"/>
              <w:rPr>
                <w:rFonts w:ascii="Times New Roman"/>
                <w:sz w:val="13"/>
              </w:rPr>
            </w:pPr>
            <w:r>
              <w:rPr>
                <w:rFonts w:ascii="Times New Roman"/>
                <w:sz w:val="13"/>
              </w:rPr>
              <w:t>(Shang et al.2021)</w:t>
            </w:r>
          </w:p>
        </w:tc>
        <w:tc>
          <w:tcPr>
            <w:tcW w:w="1441" w:type="dxa"/>
          </w:tcPr>
          <w:p w14:paraId="76684077" w14:textId="77777777" w:rsidR="00B53220" w:rsidRDefault="00000000">
            <w:pPr>
              <w:pStyle w:val="TableParagraph"/>
              <w:spacing w:before="156" w:after="156" w:line="237" w:lineRule="exact"/>
              <w:ind w:right="179" w:firstLine="400"/>
              <w:jc w:val="center"/>
              <w:rPr>
                <w:sz w:val="14"/>
              </w:rPr>
            </w:pPr>
            <w:r>
              <w:rPr>
                <w:sz w:val="20"/>
              </w:rPr>
              <w:t>75</w:t>
            </w:r>
            <w:r>
              <w:rPr>
                <w:position w:val="2"/>
                <w:sz w:val="20"/>
              </w:rPr>
              <w:t>.</w:t>
            </w:r>
            <w:r>
              <w:rPr>
                <w:sz w:val="20"/>
              </w:rPr>
              <w:t>12</w:t>
            </w:r>
            <w:r>
              <w:rPr>
                <w:position w:val="-1"/>
                <w:sz w:val="14"/>
              </w:rPr>
              <w:t>±</w:t>
            </w:r>
            <w:r>
              <w:rPr>
                <w:position w:val="-3"/>
                <w:sz w:val="14"/>
              </w:rPr>
              <w:t>3</w:t>
            </w:r>
            <w:r>
              <w:rPr>
                <w:position w:val="-1"/>
                <w:sz w:val="14"/>
              </w:rPr>
              <w:t>.</w:t>
            </w:r>
            <w:r>
              <w:rPr>
                <w:position w:val="-3"/>
                <w:sz w:val="14"/>
              </w:rPr>
              <w:t>10</w:t>
            </w:r>
          </w:p>
        </w:tc>
        <w:tc>
          <w:tcPr>
            <w:tcW w:w="1418" w:type="dxa"/>
          </w:tcPr>
          <w:p w14:paraId="187E15E3" w14:textId="77777777" w:rsidR="00B53220" w:rsidRDefault="00000000">
            <w:pPr>
              <w:pStyle w:val="TableParagraph"/>
              <w:spacing w:before="156" w:after="156" w:line="237" w:lineRule="exact"/>
              <w:ind w:right="181" w:firstLine="400"/>
              <w:jc w:val="center"/>
              <w:rPr>
                <w:sz w:val="14"/>
              </w:rPr>
            </w:pPr>
            <w:r>
              <w:rPr>
                <w:sz w:val="20"/>
              </w:rPr>
              <w:t>75</w:t>
            </w:r>
            <w:r>
              <w:rPr>
                <w:position w:val="2"/>
                <w:sz w:val="20"/>
              </w:rPr>
              <w:t>.</w:t>
            </w:r>
            <w:r>
              <w:rPr>
                <w:sz w:val="20"/>
              </w:rPr>
              <w:t>03</w:t>
            </w:r>
            <w:r>
              <w:rPr>
                <w:position w:val="-1"/>
                <w:sz w:val="14"/>
              </w:rPr>
              <w:t>±</w:t>
            </w:r>
            <w:r>
              <w:rPr>
                <w:position w:val="-3"/>
                <w:sz w:val="14"/>
              </w:rPr>
              <w:t>3</w:t>
            </w:r>
            <w:r>
              <w:rPr>
                <w:position w:val="-1"/>
                <w:sz w:val="14"/>
              </w:rPr>
              <w:t>.</w:t>
            </w:r>
            <w:r>
              <w:rPr>
                <w:position w:val="-3"/>
                <w:sz w:val="14"/>
              </w:rPr>
              <w:t>40</w:t>
            </w:r>
          </w:p>
        </w:tc>
        <w:tc>
          <w:tcPr>
            <w:tcW w:w="1470" w:type="dxa"/>
          </w:tcPr>
          <w:p w14:paraId="381A544C" w14:textId="77777777" w:rsidR="00B53220" w:rsidRDefault="00000000">
            <w:pPr>
              <w:pStyle w:val="TableParagraph"/>
              <w:spacing w:before="156" w:after="156" w:line="237" w:lineRule="exact"/>
              <w:ind w:right="179" w:firstLine="400"/>
              <w:jc w:val="center"/>
              <w:rPr>
                <w:sz w:val="14"/>
              </w:rPr>
            </w:pPr>
            <w:r>
              <w:rPr>
                <w:sz w:val="20"/>
              </w:rPr>
              <w:t>75</w:t>
            </w:r>
            <w:r>
              <w:rPr>
                <w:position w:val="2"/>
                <w:sz w:val="20"/>
              </w:rPr>
              <w:t>.</w:t>
            </w:r>
            <w:r>
              <w:rPr>
                <w:sz w:val="20"/>
              </w:rPr>
              <w:t>43</w:t>
            </w:r>
            <w:r>
              <w:rPr>
                <w:position w:val="-1"/>
                <w:sz w:val="14"/>
              </w:rPr>
              <w:t>±</w:t>
            </w:r>
            <w:r>
              <w:rPr>
                <w:position w:val="-3"/>
                <w:sz w:val="14"/>
              </w:rPr>
              <w:t>3</w:t>
            </w:r>
            <w:r>
              <w:rPr>
                <w:position w:val="-1"/>
                <w:sz w:val="14"/>
              </w:rPr>
              <w:t>.</w:t>
            </w:r>
            <w:r>
              <w:rPr>
                <w:position w:val="-3"/>
                <w:sz w:val="14"/>
              </w:rPr>
              <w:t>31</w:t>
            </w:r>
          </w:p>
        </w:tc>
        <w:tc>
          <w:tcPr>
            <w:tcW w:w="1507" w:type="dxa"/>
          </w:tcPr>
          <w:p w14:paraId="6520AF3D" w14:textId="77777777" w:rsidR="00B53220" w:rsidRDefault="00000000">
            <w:pPr>
              <w:pStyle w:val="TableParagraph"/>
              <w:spacing w:before="156" w:after="156" w:line="237" w:lineRule="exact"/>
              <w:ind w:right="182" w:firstLine="400"/>
              <w:jc w:val="center"/>
              <w:rPr>
                <w:sz w:val="14"/>
              </w:rPr>
            </w:pPr>
            <w:r>
              <w:rPr>
                <w:sz w:val="20"/>
              </w:rPr>
              <w:t>75</w:t>
            </w:r>
            <w:r>
              <w:rPr>
                <w:position w:val="2"/>
                <w:sz w:val="20"/>
              </w:rPr>
              <w:t>.</w:t>
            </w:r>
            <w:r>
              <w:rPr>
                <w:sz w:val="20"/>
              </w:rPr>
              <w:t>44</w:t>
            </w:r>
            <w:r>
              <w:rPr>
                <w:position w:val="-1"/>
                <w:sz w:val="14"/>
              </w:rPr>
              <w:t>±</w:t>
            </w:r>
            <w:r>
              <w:rPr>
                <w:position w:val="-3"/>
                <w:sz w:val="14"/>
              </w:rPr>
              <w:t>3</w:t>
            </w:r>
            <w:r>
              <w:rPr>
                <w:position w:val="-1"/>
                <w:sz w:val="14"/>
              </w:rPr>
              <w:t>.</w:t>
            </w:r>
            <w:r>
              <w:rPr>
                <w:position w:val="-3"/>
                <w:sz w:val="14"/>
              </w:rPr>
              <w:t>21</w:t>
            </w:r>
          </w:p>
        </w:tc>
      </w:tr>
      <w:tr w:rsidR="00B53220" w14:paraId="7B448641" w14:textId="77777777">
        <w:trPr>
          <w:trHeight w:val="314"/>
        </w:trPr>
        <w:tc>
          <w:tcPr>
            <w:tcW w:w="1150" w:type="dxa"/>
            <w:vMerge/>
            <w:tcBorders>
              <w:top w:val="nil"/>
            </w:tcBorders>
            <w:vAlign w:val="center"/>
          </w:tcPr>
          <w:p w14:paraId="5254D3BC" w14:textId="77777777" w:rsidR="00B53220" w:rsidRDefault="00B53220">
            <w:pPr>
              <w:spacing w:before="156" w:after="156"/>
              <w:jc w:val="center"/>
              <w:rPr>
                <w:rFonts w:hint="eastAsia"/>
                <w:sz w:val="2"/>
                <w:szCs w:val="2"/>
              </w:rPr>
            </w:pPr>
          </w:p>
        </w:tc>
        <w:tc>
          <w:tcPr>
            <w:tcW w:w="715" w:type="dxa"/>
            <w:vAlign w:val="center"/>
          </w:tcPr>
          <w:p w14:paraId="1B4BB994" w14:textId="77777777" w:rsidR="00B53220" w:rsidRDefault="00000000">
            <w:pPr>
              <w:pStyle w:val="TableParagraph"/>
              <w:spacing w:before="156" w:after="156"/>
              <w:jc w:val="center"/>
              <w:rPr>
                <w:rFonts w:ascii="Times New Roman" w:eastAsiaTheme="minorEastAsia"/>
                <w:sz w:val="20"/>
              </w:rPr>
            </w:pPr>
            <w:proofErr w:type="gramStart"/>
            <w:r>
              <w:rPr>
                <w:rFonts w:ascii="Times New Roman"/>
                <w:sz w:val="20"/>
              </w:rPr>
              <w:t>T,C</w:t>
            </w:r>
            <w:proofErr w:type="gramEnd"/>
            <w:r>
              <w:rPr>
                <w:rFonts w:ascii="Times New Roman" w:eastAsiaTheme="minorEastAsia" w:hint="eastAsia"/>
                <w:sz w:val="20"/>
              </w:rPr>
              <w:t>,A</w:t>
            </w:r>
          </w:p>
        </w:tc>
        <w:tc>
          <w:tcPr>
            <w:tcW w:w="1299" w:type="dxa"/>
          </w:tcPr>
          <w:p w14:paraId="431B13EB" w14:textId="77777777" w:rsidR="00B53220" w:rsidRDefault="00000000">
            <w:pPr>
              <w:pStyle w:val="TableParagraph"/>
              <w:spacing w:before="156" w:after="156"/>
              <w:ind w:left="108"/>
              <w:jc w:val="center"/>
              <w:rPr>
                <w:rFonts w:ascii="Times New Roman"/>
                <w:sz w:val="13"/>
              </w:rPr>
            </w:pPr>
            <w:r>
              <w:rPr>
                <w:rFonts w:ascii="Times New Roman"/>
                <w:sz w:val="13"/>
              </w:rPr>
              <w:t>(</w:t>
            </w:r>
            <w:proofErr w:type="gramStart"/>
            <w:r>
              <w:rPr>
                <w:rFonts w:ascii="Times New Roman"/>
                <w:sz w:val="13"/>
              </w:rPr>
              <w:t>T.Devi</w:t>
            </w:r>
            <w:proofErr w:type="gramEnd"/>
            <w:r>
              <w:rPr>
                <w:rFonts w:ascii="Times New Roman"/>
                <w:sz w:val="13"/>
              </w:rPr>
              <w:t>.2022)</w:t>
            </w:r>
          </w:p>
        </w:tc>
        <w:tc>
          <w:tcPr>
            <w:tcW w:w="1441" w:type="dxa"/>
          </w:tcPr>
          <w:p w14:paraId="00D7FE35" w14:textId="77777777" w:rsidR="00B53220" w:rsidRDefault="00000000">
            <w:pPr>
              <w:pStyle w:val="TableParagraph"/>
              <w:spacing w:before="156" w:after="156" w:line="239" w:lineRule="exact"/>
              <w:ind w:right="179" w:firstLine="400"/>
              <w:jc w:val="center"/>
              <w:rPr>
                <w:rFonts w:eastAsiaTheme="minorEastAsia"/>
                <w:sz w:val="14"/>
              </w:rPr>
            </w:pPr>
            <w:r>
              <w:rPr>
                <w:rFonts w:eastAsiaTheme="minorEastAsia" w:hint="eastAsia"/>
                <w:sz w:val="20"/>
              </w:rPr>
              <w:t>78.12</w:t>
            </w:r>
            <w:r>
              <w:rPr>
                <w:position w:val="-1"/>
                <w:sz w:val="14"/>
              </w:rPr>
              <w:t>±</w:t>
            </w:r>
            <w:r>
              <w:rPr>
                <w:rFonts w:eastAsiaTheme="minorEastAsia" w:hint="eastAsia"/>
                <w:position w:val="-3"/>
                <w:sz w:val="14"/>
              </w:rPr>
              <w:t>1.82</w:t>
            </w:r>
          </w:p>
        </w:tc>
        <w:tc>
          <w:tcPr>
            <w:tcW w:w="1418" w:type="dxa"/>
          </w:tcPr>
          <w:p w14:paraId="793FF6F1" w14:textId="77777777" w:rsidR="00B53220" w:rsidRDefault="00000000">
            <w:pPr>
              <w:pStyle w:val="TableParagraph"/>
              <w:spacing w:before="156" w:after="156" w:line="239" w:lineRule="exact"/>
              <w:ind w:right="181" w:firstLine="400"/>
              <w:jc w:val="center"/>
              <w:rPr>
                <w:rFonts w:eastAsiaTheme="minorEastAsia"/>
                <w:sz w:val="14"/>
              </w:rPr>
            </w:pPr>
            <w:r>
              <w:rPr>
                <w:rFonts w:eastAsiaTheme="minorEastAsia" w:hint="eastAsia"/>
                <w:sz w:val="20"/>
              </w:rPr>
              <w:t>78.03</w:t>
            </w:r>
            <w:r>
              <w:rPr>
                <w:position w:val="-1"/>
                <w:sz w:val="14"/>
              </w:rPr>
              <w:t>±</w:t>
            </w:r>
            <w:r>
              <w:rPr>
                <w:rFonts w:eastAsiaTheme="minorEastAsia" w:hint="eastAsia"/>
                <w:position w:val="-3"/>
                <w:sz w:val="14"/>
              </w:rPr>
              <w:t>2.04</w:t>
            </w:r>
          </w:p>
        </w:tc>
        <w:tc>
          <w:tcPr>
            <w:tcW w:w="1470" w:type="dxa"/>
          </w:tcPr>
          <w:p w14:paraId="25F16487" w14:textId="77777777" w:rsidR="00B53220" w:rsidRDefault="00000000">
            <w:pPr>
              <w:pStyle w:val="TableParagraph"/>
              <w:spacing w:before="156" w:after="156" w:line="239" w:lineRule="exact"/>
              <w:ind w:right="178" w:firstLine="400"/>
              <w:jc w:val="center"/>
              <w:rPr>
                <w:rFonts w:eastAsiaTheme="minorEastAsia"/>
                <w:sz w:val="14"/>
              </w:rPr>
            </w:pPr>
            <w:r>
              <w:rPr>
                <w:rFonts w:eastAsiaTheme="minorEastAsia" w:hint="eastAsia"/>
                <w:sz w:val="20"/>
              </w:rPr>
              <w:t>78.43</w:t>
            </w:r>
            <w:r>
              <w:rPr>
                <w:position w:val="-1"/>
                <w:sz w:val="14"/>
              </w:rPr>
              <w:t>±</w:t>
            </w:r>
            <w:r>
              <w:rPr>
                <w:rFonts w:eastAsiaTheme="minorEastAsia" w:hint="eastAsia"/>
                <w:position w:val="-3"/>
                <w:sz w:val="14"/>
              </w:rPr>
              <w:t>1.31</w:t>
            </w:r>
          </w:p>
        </w:tc>
        <w:tc>
          <w:tcPr>
            <w:tcW w:w="1507" w:type="dxa"/>
          </w:tcPr>
          <w:p w14:paraId="38AA607E" w14:textId="77777777" w:rsidR="00B53220" w:rsidRDefault="00000000">
            <w:pPr>
              <w:pStyle w:val="TableParagraph"/>
              <w:spacing w:before="156" w:after="156" w:line="239" w:lineRule="exact"/>
              <w:ind w:right="179" w:firstLine="400"/>
              <w:jc w:val="center"/>
              <w:rPr>
                <w:rFonts w:eastAsiaTheme="minorEastAsia"/>
                <w:sz w:val="14"/>
              </w:rPr>
            </w:pPr>
            <w:r>
              <w:rPr>
                <w:rFonts w:eastAsiaTheme="minorEastAsia" w:hint="eastAsia"/>
                <w:sz w:val="20"/>
              </w:rPr>
              <w:t>78.44</w:t>
            </w:r>
            <w:r>
              <w:rPr>
                <w:position w:val="-1"/>
                <w:sz w:val="14"/>
              </w:rPr>
              <w:t>±</w:t>
            </w:r>
            <w:r>
              <w:rPr>
                <w:rFonts w:eastAsiaTheme="minorEastAsia" w:hint="eastAsia"/>
                <w:position w:val="-3"/>
                <w:sz w:val="14"/>
              </w:rPr>
              <w:t>1.51</w:t>
            </w:r>
          </w:p>
        </w:tc>
      </w:tr>
      <w:tr w:rsidR="00B53220" w14:paraId="4FBB05EF" w14:textId="77777777">
        <w:trPr>
          <w:trHeight w:val="311"/>
        </w:trPr>
        <w:tc>
          <w:tcPr>
            <w:tcW w:w="1150" w:type="dxa"/>
            <w:vMerge/>
            <w:tcBorders>
              <w:top w:val="nil"/>
              <w:bottom w:val="nil"/>
            </w:tcBorders>
            <w:vAlign w:val="center"/>
          </w:tcPr>
          <w:p w14:paraId="0EDF6C91" w14:textId="77777777" w:rsidR="00B53220" w:rsidRDefault="00B53220">
            <w:pPr>
              <w:spacing w:before="156" w:after="156"/>
              <w:jc w:val="center"/>
              <w:rPr>
                <w:rFonts w:hint="eastAsia"/>
                <w:sz w:val="2"/>
                <w:szCs w:val="2"/>
              </w:rPr>
            </w:pPr>
          </w:p>
        </w:tc>
        <w:tc>
          <w:tcPr>
            <w:tcW w:w="715" w:type="dxa"/>
            <w:vAlign w:val="center"/>
          </w:tcPr>
          <w:p w14:paraId="2C54C161" w14:textId="77777777" w:rsidR="00B53220" w:rsidRDefault="00000000">
            <w:pPr>
              <w:pStyle w:val="TableParagraph"/>
              <w:spacing w:before="156" w:after="156"/>
              <w:jc w:val="center"/>
              <w:rPr>
                <w:rFonts w:ascii="Times New Roman"/>
                <w:color w:val="FF0000"/>
                <w:sz w:val="20"/>
              </w:rPr>
            </w:pPr>
            <w:proofErr w:type="spellStart"/>
            <w:proofErr w:type="gramStart"/>
            <w:r>
              <w:rPr>
                <w:rFonts w:ascii="Times New Roman"/>
                <w:sz w:val="20"/>
              </w:rPr>
              <w:t>Tr,F</w:t>
            </w:r>
            <w:proofErr w:type="gramEnd"/>
            <w:r>
              <w:rPr>
                <w:rFonts w:ascii="Times New Roman"/>
                <w:sz w:val="20"/>
              </w:rPr>
              <w:t>,</w:t>
            </w:r>
            <w:r>
              <w:rPr>
                <w:rFonts w:ascii="Times New Roman" w:eastAsiaTheme="minorEastAsia" w:hint="eastAsia"/>
                <w:sz w:val="20"/>
              </w:rPr>
              <w:t>T</w:t>
            </w:r>
            <w:proofErr w:type="spellEnd"/>
          </w:p>
        </w:tc>
        <w:tc>
          <w:tcPr>
            <w:tcW w:w="1299" w:type="dxa"/>
          </w:tcPr>
          <w:p w14:paraId="4A8B83C0" w14:textId="77777777" w:rsidR="00B53220" w:rsidRDefault="00000000">
            <w:pPr>
              <w:pStyle w:val="TableParagraph"/>
              <w:spacing w:before="156" w:after="156"/>
              <w:ind w:firstLineChars="100" w:firstLine="130"/>
              <w:rPr>
                <w:rFonts w:ascii="Times New Roman" w:eastAsiaTheme="minorEastAsia"/>
                <w:color w:val="FF0000"/>
                <w:sz w:val="20"/>
              </w:rPr>
            </w:pPr>
            <w:r>
              <w:rPr>
                <w:rFonts w:ascii="Times New Roman"/>
                <w:sz w:val="13"/>
              </w:rPr>
              <w:t>(</w:t>
            </w:r>
            <w:r>
              <w:rPr>
                <w:rFonts w:ascii="Times New Roman" w:eastAsiaTheme="minorEastAsia" w:hint="eastAsia"/>
                <w:sz w:val="13"/>
              </w:rPr>
              <w:t>Official-NV.2024</w:t>
            </w:r>
            <w:r>
              <w:rPr>
                <w:rFonts w:ascii="Times New Roman"/>
                <w:sz w:val="13"/>
              </w:rPr>
              <w:t>)</w:t>
            </w:r>
          </w:p>
        </w:tc>
        <w:tc>
          <w:tcPr>
            <w:tcW w:w="1441" w:type="dxa"/>
          </w:tcPr>
          <w:p w14:paraId="654A2A99" w14:textId="77777777" w:rsidR="00B53220" w:rsidRDefault="00000000">
            <w:pPr>
              <w:pStyle w:val="TableParagraph"/>
              <w:spacing w:before="156" w:after="156"/>
              <w:ind w:firstLine="320"/>
              <w:jc w:val="center"/>
              <w:rPr>
                <w:rFonts w:ascii="Times New Roman" w:eastAsiaTheme="minorEastAsia"/>
                <w:color w:val="FF0000"/>
                <w:sz w:val="16"/>
              </w:rPr>
            </w:pPr>
            <w:r>
              <w:rPr>
                <w:rFonts w:eastAsiaTheme="minorEastAsia" w:hint="eastAsia"/>
                <w:sz w:val="20"/>
              </w:rPr>
              <w:t>79.21</w:t>
            </w:r>
            <w:r>
              <w:rPr>
                <w:position w:val="-1"/>
                <w:sz w:val="14"/>
              </w:rPr>
              <w:t>±</w:t>
            </w:r>
            <w:r>
              <w:rPr>
                <w:rFonts w:eastAsiaTheme="minorEastAsia" w:hint="eastAsia"/>
                <w:position w:val="-3"/>
                <w:sz w:val="14"/>
              </w:rPr>
              <w:t>1.58</w:t>
            </w:r>
          </w:p>
        </w:tc>
        <w:tc>
          <w:tcPr>
            <w:tcW w:w="1418" w:type="dxa"/>
          </w:tcPr>
          <w:p w14:paraId="69512538" w14:textId="77777777" w:rsidR="00B53220" w:rsidRDefault="00000000">
            <w:pPr>
              <w:pStyle w:val="TableParagraph"/>
              <w:spacing w:before="156" w:after="156"/>
              <w:ind w:firstLine="320"/>
              <w:jc w:val="center"/>
              <w:rPr>
                <w:rFonts w:ascii="Times New Roman" w:eastAsiaTheme="minorEastAsia"/>
                <w:color w:val="FF0000"/>
                <w:sz w:val="16"/>
              </w:rPr>
            </w:pPr>
            <w:r>
              <w:rPr>
                <w:rFonts w:eastAsiaTheme="minorEastAsia" w:hint="eastAsia"/>
                <w:sz w:val="20"/>
              </w:rPr>
              <w:t>79.43</w:t>
            </w:r>
            <w:r>
              <w:rPr>
                <w:position w:val="-1"/>
                <w:sz w:val="14"/>
              </w:rPr>
              <w:t>±</w:t>
            </w:r>
            <w:r>
              <w:rPr>
                <w:rFonts w:eastAsiaTheme="minorEastAsia" w:hint="eastAsia"/>
                <w:position w:val="-3"/>
                <w:sz w:val="14"/>
              </w:rPr>
              <w:t>1.61</w:t>
            </w:r>
          </w:p>
        </w:tc>
        <w:tc>
          <w:tcPr>
            <w:tcW w:w="1470" w:type="dxa"/>
          </w:tcPr>
          <w:p w14:paraId="690DB5ED" w14:textId="77777777" w:rsidR="00B53220" w:rsidRDefault="00000000">
            <w:pPr>
              <w:pStyle w:val="TableParagraph"/>
              <w:spacing w:before="156" w:after="156"/>
              <w:ind w:firstLine="320"/>
              <w:jc w:val="center"/>
              <w:rPr>
                <w:rFonts w:ascii="Times New Roman" w:eastAsiaTheme="minorEastAsia"/>
                <w:color w:val="FF0000"/>
                <w:sz w:val="16"/>
              </w:rPr>
            </w:pPr>
            <w:r>
              <w:rPr>
                <w:rFonts w:eastAsiaTheme="minorEastAsia" w:hint="eastAsia"/>
                <w:sz w:val="20"/>
              </w:rPr>
              <w:t>79.46</w:t>
            </w:r>
            <w:r>
              <w:rPr>
                <w:position w:val="-1"/>
                <w:sz w:val="14"/>
              </w:rPr>
              <w:t>±</w:t>
            </w:r>
            <w:r>
              <w:rPr>
                <w:rFonts w:eastAsiaTheme="minorEastAsia" w:hint="eastAsia"/>
                <w:position w:val="-3"/>
                <w:sz w:val="14"/>
              </w:rPr>
              <w:t>1.84</w:t>
            </w:r>
          </w:p>
        </w:tc>
        <w:tc>
          <w:tcPr>
            <w:tcW w:w="1507" w:type="dxa"/>
          </w:tcPr>
          <w:p w14:paraId="4E09241B" w14:textId="77777777" w:rsidR="00B53220" w:rsidRDefault="00000000">
            <w:pPr>
              <w:pStyle w:val="TableParagraph"/>
              <w:spacing w:before="156" w:after="156"/>
              <w:ind w:firstLine="320"/>
              <w:jc w:val="center"/>
              <w:rPr>
                <w:rFonts w:ascii="Times New Roman"/>
                <w:color w:val="FF0000"/>
                <w:sz w:val="16"/>
              </w:rPr>
            </w:pPr>
            <w:r>
              <w:rPr>
                <w:rFonts w:eastAsiaTheme="minorEastAsia" w:hint="eastAsia"/>
                <w:sz w:val="20"/>
              </w:rPr>
              <w:t>79.54</w:t>
            </w:r>
            <w:r>
              <w:rPr>
                <w:position w:val="-1"/>
                <w:sz w:val="14"/>
              </w:rPr>
              <w:t>±</w:t>
            </w:r>
            <w:r>
              <w:rPr>
                <w:rFonts w:eastAsiaTheme="minorEastAsia" w:hint="eastAsia"/>
                <w:position w:val="-3"/>
                <w:sz w:val="14"/>
              </w:rPr>
              <w:t>2.12</w:t>
            </w:r>
          </w:p>
        </w:tc>
      </w:tr>
      <w:tr w:rsidR="00B53220" w14:paraId="557F0CAA" w14:textId="77777777">
        <w:trPr>
          <w:trHeight w:val="311"/>
        </w:trPr>
        <w:tc>
          <w:tcPr>
            <w:tcW w:w="1150" w:type="dxa"/>
            <w:tcBorders>
              <w:top w:val="nil"/>
              <w:bottom w:val="nil"/>
            </w:tcBorders>
            <w:vAlign w:val="center"/>
          </w:tcPr>
          <w:p w14:paraId="54DF91C4" w14:textId="77777777" w:rsidR="00B53220" w:rsidRDefault="00B53220">
            <w:pPr>
              <w:spacing w:before="156" w:after="156"/>
              <w:jc w:val="center"/>
              <w:rPr>
                <w:rFonts w:hint="eastAsia"/>
                <w:sz w:val="2"/>
                <w:szCs w:val="2"/>
              </w:rPr>
            </w:pPr>
          </w:p>
        </w:tc>
        <w:tc>
          <w:tcPr>
            <w:tcW w:w="715" w:type="dxa"/>
            <w:vAlign w:val="center"/>
          </w:tcPr>
          <w:p w14:paraId="1FE7F448" w14:textId="77777777" w:rsidR="00B53220" w:rsidRDefault="00000000">
            <w:pPr>
              <w:pStyle w:val="TableParagraph"/>
              <w:spacing w:before="156" w:after="156"/>
              <w:jc w:val="center"/>
              <w:rPr>
                <w:rFonts w:ascii="Times New Roman"/>
                <w:color w:val="000000" w:themeColor="text1"/>
                <w:sz w:val="20"/>
              </w:rPr>
            </w:pPr>
            <w:r>
              <w:rPr>
                <w:rFonts w:ascii="Times New Roman"/>
                <w:color w:val="000000" w:themeColor="text1"/>
                <w:sz w:val="20"/>
              </w:rPr>
              <w:t>ALL</w:t>
            </w:r>
          </w:p>
        </w:tc>
        <w:tc>
          <w:tcPr>
            <w:tcW w:w="1299" w:type="dxa"/>
          </w:tcPr>
          <w:p w14:paraId="20932D19" w14:textId="77777777" w:rsidR="00B53220" w:rsidRDefault="00000000">
            <w:pPr>
              <w:pStyle w:val="TableParagraph"/>
              <w:spacing w:before="156" w:after="156"/>
              <w:jc w:val="center"/>
              <w:rPr>
                <w:rFonts w:ascii="宋体" w:eastAsiaTheme="minorEastAsia" w:hAnsi="宋体" w:cs="宋体" w:hint="eastAsia"/>
                <w:color w:val="000000" w:themeColor="text1"/>
                <w:sz w:val="15"/>
                <w:szCs w:val="15"/>
              </w:rPr>
            </w:pPr>
            <w:r>
              <w:rPr>
                <w:rFonts w:ascii="宋体" w:eastAsiaTheme="minorEastAsia" w:hAnsi="宋体" w:cs="宋体" w:hint="eastAsia"/>
                <w:color w:val="000000" w:themeColor="text1"/>
                <w:sz w:val="15"/>
                <w:szCs w:val="15"/>
              </w:rPr>
              <w:t>原模型架构</w:t>
            </w:r>
            <w:r>
              <w:rPr>
                <w:rFonts w:ascii="宋体" w:eastAsiaTheme="minorEastAsia" w:hAnsi="宋体" w:cs="宋体" w:hint="eastAsia"/>
                <w:color w:val="000000" w:themeColor="text1"/>
                <w:sz w:val="15"/>
                <w:szCs w:val="15"/>
              </w:rPr>
              <w:t>(2023)</w:t>
            </w:r>
          </w:p>
        </w:tc>
        <w:tc>
          <w:tcPr>
            <w:tcW w:w="1441" w:type="dxa"/>
          </w:tcPr>
          <w:p w14:paraId="4935E1BC" w14:textId="77777777" w:rsidR="00B53220" w:rsidRDefault="00000000">
            <w:pPr>
              <w:pStyle w:val="TableParagraph"/>
              <w:spacing w:before="156" w:after="156"/>
              <w:ind w:firstLine="320"/>
              <w:jc w:val="center"/>
              <w:rPr>
                <w:rFonts w:eastAsiaTheme="minorEastAsia"/>
                <w:color w:val="000000" w:themeColor="text1"/>
                <w:position w:val="-1"/>
                <w:sz w:val="20"/>
                <w:szCs w:val="20"/>
              </w:rPr>
            </w:pPr>
            <w:r>
              <w:rPr>
                <w:rFonts w:eastAsiaTheme="minorEastAsia" w:hint="eastAsia"/>
                <w:color w:val="000000" w:themeColor="text1"/>
                <w:position w:val="-1"/>
                <w:sz w:val="20"/>
                <w:szCs w:val="20"/>
              </w:rPr>
              <w:t>79</w:t>
            </w:r>
            <w:r>
              <w:rPr>
                <w:rFonts w:eastAsiaTheme="minorEastAsia"/>
                <w:color w:val="000000" w:themeColor="text1"/>
                <w:position w:val="-1"/>
                <w:sz w:val="20"/>
                <w:szCs w:val="20"/>
              </w:rPr>
              <w:t>.</w:t>
            </w:r>
            <w:r>
              <w:rPr>
                <w:rFonts w:eastAsiaTheme="minorEastAsia" w:hint="eastAsia"/>
                <w:color w:val="000000" w:themeColor="text1"/>
                <w:position w:val="-1"/>
                <w:sz w:val="20"/>
                <w:szCs w:val="20"/>
              </w:rPr>
              <w:t>19</w:t>
            </w:r>
            <w:r>
              <w:rPr>
                <w:color w:val="000000" w:themeColor="text1"/>
                <w:position w:val="-1"/>
                <w:sz w:val="14"/>
              </w:rPr>
              <w:t>±</w:t>
            </w:r>
            <w:r>
              <w:rPr>
                <w:rFonts w:eastAsiaTheme="minorEastAsia" w:hint="eastAsia"/>
                <w:color w:val="000000" w:themeColor="text1"/>
                <w:position w:val="-3"/>
                <w:sz w:val="14"/>
              </w:rPr>
              <w:t>1.98</w:t>
            </w:r>
          </w:p>
        </w:tc>
        <w:tc>
          <w:tcPr>
            <w:tcW w:w="1418" w:type="dxa"/>
          </w:tcPr>
          <w:p w14:paraId="3321D857" w14:textId="77777777" w:rsidR="00B53220" w:rsidRDefault="00000000">
            <w:pPr>
              <w:pStyle w:val="TableParagraph"/>
              <w:spacing w:before="156" w:after="156"/>
              <w:ind w:firstLine="320"/>
              <w:jc w:val="center"/>
              <w:rPr>
                <w:rFonts w:eastAsiaTheme="minorEastAsia"/>
                <w:color w:val="000000" w:themeColor="text1"/>
                <w:position w:val="-1"/>
                <w:sz w:val="20"/>
                <w:szCs w:val="20"/>
              </w:rPr>
            </w:pPr>
            <w:r>
              <w:rPr>
                <w:rFonts w:eastAsiaTheme="minorEastAsia" w:hint="eastAsia"/>
                <w:color w:val="000000" w:themeColor="text1"/>
                <w:position w:val="-1"/>
                <w:sz w:val="20"/>
                <w:szCs w:val="20"/>
              </w:rPr>
              <w:t>79.23</w:t>
            </w:r>
            <w:r>
              <w:rPr>
                <w:color w:val="000000" w:themeColor="text1"/>
                <w:position w:val="-1"/>
                <w:sz w:val="14"/>
              </w:rPr>
              <w:t>±</w:t>
            </w:r>
            <w:r>
              <w:rPr>
                <w:rFonts w:eastAsiaTheme="minorEastAsia" w:hint="eastAsia"/>
                <w:color w:val="000000" w:themeColor="text1"/>
                <w:position w:val="-3"/>
                <w:sz w:val="14"/>
              </w:rPr>
              <w:t>2.14</w:t>
            </w:r>
          </w:p>
        </w:tc>
        <w:tc>
          <w:tcPr>
            <w:tcW w:w="1470" w:type="dxa"/>
          </w:tcPr>
          <w:p w14:paraId="347562CA" w14:textId="77777777" w:rsidR="00B53220" w:rsidRDefault="00000000">
            <w:pPr>
              <w:pStyle w:val="TableParagraph"/>
              <w:spacing w:before="156" w:after="156"/>
              <w:ind w:firstLine="320"/>
              <w:jc w:val="center"/>
              <w:rPr>
                <w:rFonts w:eastAsiaTheme="minorEastAsia"/>
                <w:color w:val="000000" w:themeColor="text1"/>
                <w:position w:val="-1"/>
                <w:sz w:val="20"/>
                <w:szCs w:val="20"/>
              </w:rPr>
            </w:pPr>
            <w:r>
              <w:rPr>
                <w:rFonts w:eastAsiaTheme="minorEastAsia" w:hint="eastAsia"/>
                <w:color w:val="000000" w:themeColor="text1"/>
                <w:position w:val="-1"/>
                <w:sz w:val="20"/>
                <w:szCs w:val="20"/>
              </w:rPr>
              <w:t>79.26</w:t>
            </w:r>
            <w:r>
              <w:rPr>
                <w:color w:val="000000" w:themeColor="text1"/>
                <w:position w:val="-1"/>
                <w:sz w:val="14"/>
              </w:rPr>
              <w:t>±</w:t>
            </w:r>
            <w:r>
              <w:rPr>
                <w:rFonts w:eastAsiaTheme="minorEastAsia" w:hint="eastAsia"/>
                <w:color w:val="000000" w:themeColor="text1"/>
                <w:position w:val="-3"/>
                <w:sz w:val="14"/>
              </w:rPr>
              <w:t>2</w:t>
            </w:r>
            <w:r>
              <w:rPr>
                <w:color w:val="000000" w:themeColor="text1"/>
                <w:position w:val="-1"/>
                <w:sz w:val="14"/>
              </w:rPr>
              <w:t>.</w:t>
            </w:r>
            <w:r>
              <w:rPr>
                <w:rFonts w:eastAsiaTheme="minorEastAsia" w:hint="eastAsia"/>
                <w:color w:val="000000" w:themeColor="text1"/>
                <w:position w:val="-3"/>
                <w:sz w:val="14"/>
              </w:rPr>
              <w:t>08</w:t>
            </w:r>
          </w:p>
        </w:tc>
        <w:tc>
          <w:tcPr>
            <w:tcW w:w="1507" w:type="dxa"/>
          </w:tcPr>
          <w:p w14:paraId="165BA96A" w14:textId="77777777" w:rsidR="00B53220" w:rsidRDefault="00000000">
            <w:pPr>
              <w:pStyle w:val="TableParagraph"/>
              <w:spacing w:before="156" w:after="156"/>
              <w:ind w:firstLine="320"/>
              <w:jc w:val="center"/>
              <w:rPr>
                <w:rFonts w:eastAsiaTheme="minorEastAsia"/>
                <w:color w:val="000000" w:themeColor="text1"/>
                <w:position w:val="-1"/>
                <w:sz w:val="20"/>
                <w:szCs w:val="20"/>
              </w:rPr>
            </w:pPr>
            <w:r>
              <w:rPr>
                <w:rFonts w:eastAsiaTheme="minorEastAsia" w:hint="eastAsia"/>
                <w:color w:val="000000" w:themeColor="text1"/>
                <w:position w:val="-1"/>
                <w:sz w:val="20"/>
                <w:szCs w:val="20"/>
              </w:rPr>
              <w:t>79.04</w:t>
            </w:r>
            <w:r>
              <w:rPr>
                <w:color w:val="000000" w:themeColor="text1"/>
                <w:position w:val="-1"/>
                <w:sz w:val="14"/>
              </w:rPr>
              <w:t>±</w:t>
            </w:r>
            <w:r>
              <w:rPr>
                <w:rFonts w:eastAsiaTheme="minorEastAsia" w:hint="eastAsia"/>
                <w:color w:val="000000" w:themeColor="text1"/>
                <w:position w:val="-3"/>
                <w:sz w:val="14"/>
              </w:rPr>
              <w:t>2.03</w:t>
            </w:r>
          </w:p>
        </w:tc>
      </w:tr>
      <w:tr w:rsidR="00B53220" w14:paraId="15376567" w14:textId="77777777">
        <w:trPr>
          <w:trHeight w:val="311"/>
        </w:trPr>
        <w:tc>
          <w:tcPr>
            <w:tcW w:w="1150" w:type="dxa"/>
            <w:tcBorders>
              <w:top w:val="nil"/>
            </w:tcBorders>
            <w:vAlign w:val="center"/>
          </w:tcPr>
          <w:p w14:paraId="0615C8B4" w14:textId="77777777" w:rsidR="00B53220" w:rsidRDefault="00B53220">
            <w:pPr>
              <w:spacing w:before="156" w:after="156"/>
              <w:jc w:val="center"/>
              <w:rPr>
                <w:rFonts w:hint="eastAsia"/>
                <w:sz w:val="2"/>
                <w:szCs w:val="2"/>
              </w:rPr>
            </w:pPr>
          </w:p>
        </w:tc>
        <w:tc>
          <w:tcPr>
            <w:tcW w:w="715" w:type="dxa"/>
            <w:vAlign w:val="center"/>
          </w:tcPr>
          <w:p w14:paraId="0CC146EF" w14:textId="77777777" w:rsidR="00B53220" w:rsidRDefault="00000000">
            <w:pPr>
              <w:pStyle w:val="TableParagraph"/>
              <w:spacing w:before="156" w:after="156"/>
              <w:jc w:val="center"/>
              <w:rPr>
                <w:rFonts w:ascii="Times New Roman"/>
                <w:color w:val="FF0000"/>
                <w:sz w:val="20"/>
              </w:rPr>
            </w:pPr>
            <w:r>
              <w:rPr>
                <w:rFonts w:ascii="Times New Roman"/>
                <w:color w:val="FF0000"/>
                <w:sz w:val="20"/>
              </w:rPr>
              <w:t>ALL</w:t>
            </w:r>
          </w:p>
        </w:tc>
        <w:tc>
          <w:tcPr>
            <w:tcW w:w="1299" w:type="dxa"/>
          </w:tcPr>
          <w:p w14:paraId="6DCAF25F" w14:textId="77777777" w:rsidR="00B53220" w:rsidRDefault="00000000">
            <w:pPr>
              <w:pStyle w:val="TableParagraph"/>
              <w:spacing w:before="156" w:after="156"/>
              <w:ind w:firstLineChars="100" w:firstLine="210"/>
              <w:rPr>
                <w:rFonts w:ascii="宋体" w:eastAsiaTheme="minorEastAsia" w:hAnsi="宋体" w:cs="宋体" w:hint="eastAsia"/>
                <w:color w:val="FF0000"/>
                <w:sz w:val="21"/>
                <w:szCs w:val="21"/>
              </w:rPr>
            </w:pPr>
            <w:r>
              <w:rPr>
                <w:rFonts w:ascii="宋体" w:eastAsiaTheme="minorEastAsia" w:hAnsi="宋体" w:cs="宋体" w:hint="eastAsia"/>
                <w:color w:val="FF0000"/>
                <w:sz w:val="21"/>
                <w:szCs w:val="21"/>
              </w:rPr>
              <w:t>SV-Shield</w:t>
            </w:r>
          </w:p>
        </w:tc>
        <w:tc>
          <w:tcPr>
            <w:tcW w:w="1441" w:type="dxa"/>
          </w:tcPr>
          <w:p w14:paraId="1DC12585" w14:textId="77777777" w:rsidR="00B53220" w:rsidRDefault="00000000">
            <w:pPr>
              <w:pStyle w:val="TableParagraph"/>
              <w:spacing w:before="156" w:after="156"/>
              <w:ind w:firstLine="320"/>
              <w:jc w:val="center"/>
              <w:rPr>
                <w:rFonts w:eastAsiaTheme="minorEastAsia"/>
                <w:color w:val="FF0000"/>
                <w:position w:val="-1"/>
                <w:sz w:val="20"/>
                <w:szCs w:val="20"/>
              </w:rPr>
            </w:pPr>
            <w:r>
              <w:rPr>
                <w:rFonts w:eastAsiaTheme="minorEastAsia"/>
                <w:color w:val="FF0000"/>
                <w:position w:val="-1"/>
                <w:sz w:val="20"/>
                <w:szCs w:val="20"/>
              </w:rPr>
              <w:t>8</w:t>
            </w:r>
            <w:r>
              <w:rPr>
                <w:rFonts w:eastAsiaTheme="minorEastAsia" w:hint="eastAsia"/>
                <w:color w:val="FF0000"/>
                <w:position w:val="-1"/>
                <w:sz w:val="20"/>
                <w:szCs w:val="20"/>
              </w:rPr>
              <w:t>1.93</w:t>
            </w:r>
            <w:r>
              <w:rPr>
                <w:color w:val="FF0000"/>
                <w:position w:val="-1"/>
                <w:sz w:val="14"/>
              </w:rPr>
              <w:t>±</w:t>
            </w:r>
            <w:r>
              <w:rPr>
                <w:rFonts w:eastAsiaTheme="minorEastAsia" w:hint="eastAsia"/>
                <w:color w:val="FF0000"/>
                <w:position w:val="-3"/>
                <w:sz w:val="14"/>
              </w:rPr>
              <w:t>1</w:t>
            </w:r>
            <w:r>
              <w:rPr>
                <w:color w:val="FF0000"/>
                <w:position w:val="-1"/>
                <w:sz w:val="14"/>
              </w:rPr>
              <w:t>.</w:t>
            </w:r>
            <w:r>
              <w:rPr>
                <w:color w:val="FF0000"/>
                <w:position w:val="-3"/>
                <w:sz w:val="14"/>
              </w:rPr>
              <w:t>0</w:t>
            </w:r>
            <w:r>
              <w:rPr>
                <w:rFonts w:eastAsiaTheme="minorEastAsia" w:hint="eastAsia"/>
                <w:color w:val="FF0000"/>
                <w:position w:val="-3"/>
                <w:sz w:val="14"/>
              </w:rPr>
              <w:t>2</w:t>
            </w:r>
          </w:p>
        </w:tc>
        <w:tc>
          <w:tcPr>
            <w:tcW w:w="1418" w:type="dxa"/>
          </w:tcPr>
          <w:p w14:paraId="15C90E4D" w14:textId="77777777" w:rsidR="00B53220" w:rsidRDefault="00000000">
            <w:pPr>
              <w:pStyle w:val="TableParagraph"/>
              <w:spacing w:before="156" w:after="156"/>
              <w:ind w:firstLine="320"/>
              <w:jc w:val="center"/>
              <w:rPr>
                <w:rFonts w:eastAsiaTheme="minorEastAsia"/>
                <w:color w:val="FF0000"/>
                <w:position w:val="-1"/>
                <w:sz w:val="20"/>
                <w:szCs w:val="20"/>
              </w:rPr>
            </w:pPr>
            <w:r>
              <w:rPr>
                <w:rFonts w:eastAsiaTheme="minorEastAsia"/>
                <w:color w:val="FF0000"/>
                <w:position w:val="-1"/>
                <w:sz w:val="20"/>
                <w:szCs w:val="20"/>
              </w:rPr>
              <w:t>8</w:t>
            </w:r>
            <w:r>
              <w:rPr>
                <w:rFonts w:eastAsiaTheme="minorEastAsia" w:hint="eastAsia"/>
                <w:color w:val="FF0000"/>
                <w:position w:val="-1"/>
                <w:sz w:val="20"/>
                <w:szCs w:val="20"/>
              </w:rPr>
              <w:t>1</w:t>
            </w:r>
            <w:r>
              <w:rPr>
                <w:rFonts w:eastAsiaTheme="minorEastAsia"/>
                <w:color w:val="FF0000"/>
                <w:position w:val="-1"/>
                <w:sz w:val="20"/>
                <w:szCs w:val="20"/>
              </w:rPr>
              <w:t>.</w:t>
            </w:r>
            <w:r>
              <w:rPr>
                <w:rFonts w:eastAsiaTheme="minorEastAsia" w:hint="eastAsia"/>
                <w:color w:val="FF0000"/>
                <w:position w:val="-1"/>
                <w:sz w:val="20"/>
                <w:szCs w:val="20"/>
              </w:rPr>
              <w:t>92</w:t>
            </w:r>
            <w:r>
              <w:rPr>
                <w:color w:val="FF0000"/>
                <w:position w:val="-1"/>
                <w:sz w:val="14"/>
              </w:rPr>
              <w:t>±</w:t>
            </w:r>
            <w:r>
              <w:rPr>
                <w:rFonts w:eastAsiaTheme="minorEastAsia" w:hint="eastAsia"/>
                <w:color w:val="FF0000"/>
                <w:position w:val="-3"/>
                <w:sz w:val="14"/>
              </w:rPr>
              <w:t>1</w:t>
            </w:r>
            <w:r>
              <w:rPr>
                <w:color w:val="FF0000"/>
                <w:position w:val="-1"/>
                <w:sz w:val="14"/>
              </w:rPr>
              <w:t>.</w:t>
            </w:r>
            <w:r>
              <w:rPr>
                <w:rFonts w:eastAsiaTheme="minorEastAsia" w:hint="eastAsia"/>
                <w:color w:val="FF0000"/>
                <w:position w:val="-3"/>
                <w:sz w:val="14"/>
              </w:rPr>
              <w:t>21</w:t>
            </w:r>
          </w:p>
        </w:tc>
        <w:tc>
          <w:tcPr>
            <w:tcW w:w="1470" w:type="dxa"/>
          </w:tcPr>
          <w:p w14:paraId="5D364F2D" w14:textId="77777777" w:rsidR="00B53220" w:rsidRDefault="00000000">
            <w:pPr>
              <w:pStyle w:val="TableParagraph"/>
              <w:spacing w:before="156" w:after="156"/>
              <w:ind w:firstLine="320"/>
              <w:jc w:val="center"/>
              <w:rPr>
                <w:rFonts w:eastAsiaTheme="minorEastAsia"/>
                <w:color w:val="FF0000"/>
                <w:position w:val="-1"/>
                <w:sz w:val="20"/>
                <w:szCs w:val="20"/>
              </w:rPr>
            </w:pPr>
            <w:r>
              <w:rPr>
                <w:rFonts w:eastAsiaTheme="minorEastAsia"/>
                <w:color w:val="FF0000"/>
                <w:position w:val="-1"/>
                <w:sz w:val="20"/>
                <w:szCs w:val="20"/>
              </w:rPr>
              <w:t>8</w:t>
            </w:r>
            <w:r>
              <w:rPr>
                <w:rFonts w:eastAsiaTheme="minorEastAsia" w:hint="eastAsia"/>
                <w:color w:val="FF0000"/>
                <w:position w:val="-1"/>
                <w:sz w:val="20"/>
                <w:szCs w:val="20"/>
              </w:rPr>
              <w:t>1.95</w:t>
            </w:r>
            <w:r>
              <w:rPr>
                <w:color w:val="FF0000"/>
                <w:position w:val="-1"/>
                <w:sz w:val="14"/>
              </w:rPr>
              <w:t>±</w:t>
            </w:r>
            <w:r>
              <w:rPr>
                <w:rFonts w:eastAsiaTheme="minorEastAsia" w:hint="eastAsia"/>
                <w:color w:val="FF0000"/>
                <w:position w:val="-3"/>
                <w:sz w:val="14"/>
              </w:rPr>
              <w:t>1</w:t>
            </w:r>
            <w:r>
              <w:rPr>
                <w:color w:val="FF0000"/>
                <w:position w:val="-1"/>
                <w:sz w:val="14"/>
              </w:rPr>
              <w:t>.</w:t>
            </w:r>
            <w:r>
              <w:rPr>
                <w:rFonts w:eastAsiaTheme="minorEastAsia" w:hint="eastAsia"/>
                <w:color w:val="FF0000"/>
                <w:position w:val="-3"/>
                <w:sz w:val="14"/>
              </w:rPr>
              <w:t>98</w:t>
            </w:r>
          </w:p>
        </w:tc>
        <w:tc>
          <w:tcPr>
            <w:tcW w:w="1507" w:type="dxa"/>
          </w:tcPr>
          <w:p w14:paraId="07885BD3" w14:textId="77777777" w:rsidR="00B53220" w:rsidRDefault="00000000">
            <w:pPr>
              <w:pStyle w:val="TableParagraph"/>
              <w:spacing w:before="156" w:after="156"/>
              <w:ind w:firstLine="320"/>
              <w:jc w:val="center"/>
              <w:rPr>
                <w:rFonts w:eastAsiaTheme="minorEastAsia"/>
                <w:color w:val="FF0000"/>
                <w:position w:val="-1"/>
                <w:sz w:val="20"/>
                <w:szCs w:val="20"/>
              </w:rPr>
            </w:pPr>
            <w:r>
              <w:rPr>
                <w:rFonts w:eastAsiaTheme="minorEastAsia"/>
                <w:color w:val="FF0000"/>
                <w:position w:val="-1"/>
                <w:sz w:val="20"/>
                <w:szCs w:val="20"/>
              </w:rPr>
              <w:t>8</w:t>
            </w:r>
            <w:r>
              <w:rPr>
                <w:rFonts w:eastAsiaTheme="minorEastAsia" w:hint="eastAsia"/>
                <w:color w:val="FF0000"/>
                <w:position w:val="-1"/>
                <w:sz w:val="20"/>
                <w:szCs w:val="20"/>
              </w:rPr>
              <w:t>1</w:t>
            </w:r>
            <w:r>
              <w:rPr>
                <w:rFonts w:eastAsiaTheme="minorEastAsia"/>
                <w:color w:val="FF0000"/>
                <w:position w:val="-1"/>
                <w:sz w:val="20"/>
                <w:szCs w:val="20"/>
              </w:rPr>
              <w:t>.98</w:t>
            </w:r>
            <w:r>
              <w:rPr>
                <w:color w:val="FF0000"/>
                <w:position w:val="-1"/>
                <w:sz w:val="14"/>
              </w:rPr>
              <w:t>±</w:t>
            </w:r>
            <w:r>
              <w:rPr>
                <w:rFonts w:eastAsiaTheme="minorEastAsia" w:hint="eastAsia"/>
                <w:color w:val="FF0000"/>
                <w:position w:val="-3"/>
                <w:sz w:val="14"/>
              </w:rPr>
              <w:t>1</w:t>
            </w:r>
            <w:r>
              <w:rPr>
                <w:color w:val="FF0000"/>
                <w:position w:val="-1"/>
                <w:sz w:val="14"/>
              </w:rPr>
              <w:t>.</w:t>
            </w:r>
            <w:r>
              <w:rPr>
                <w:rFonts w:eastAsiaTheme="minorEastAsia" w:hint="eastAsia"/>
                <w:color w:val="FF0000"/>
                <w:position w:val="-3"/>
                <w:sz w:val="14"/>
              </w:rPr>
              <w:t>22</w:t>
            </w:r>
          </w:p>
        </w:tc>
      </w:tr>
    </w:tbl>
    <w:p w14:paraId="7057E655" w14:textId="3F648950" w:rsidR="00536104" w:rsidRDefault="00000000" w:rsidP="00935D54">
      <w:pPr>
        <w:spacing w:before="156" w:after="156"/>
        <w:rPr>
          <w:rFonts w:ascii="宋体" w:hAnsi="宋体" w:cs="宋体" w:hint="eastAsia"/>
          <w:sz w:val="21"/>
          <w:szCs w:val="20"/>
        </w:rPr>
      </w:pPr>
      <w:del w:id="198" w:author="清欢" w:date="2024-08-10T21:43:00Z">
        <w:r>
          <w:rPr>
            <w:rFonts w:ascii="宋体" w:hAnsi="宋体" w:cs="宋体" w:hint="eastAsia"/>
            <w:sz w:val="21"/>
            <w:szCs w:val="20"/>
          </w:rPr>
          <w:delText>表2 精度比</w:delText>
        </w:r>
      </w:del>
    </w:p>
    <w:p w14:paraId="346A5601" w14:textId="7BC89720" w:rsidR="00935D54" w:rsidRDefault="00935D54" w:rsidP="00935D54">
      <w:pPr>
        <w:spacing w:before="156" w:after="156"/>
        <w:ind w:firstLine="420"/>
        <w:jc w:val="center"/>
        <w:rPr>
          <w:rFonts w:ascii="宋体" w:hAnsi="宋体" w:cs="宋体" w:hint="eastAsia"/>
          <w:sz w:val="21"/>
          <w:szCs w:val="20"/>
        </w:rPr>
      </w:pPr>
      <w:r>
        <w:rPr>
          <w:rFonts w:ascii="宋体" w:hAnsi="宋体" w:cs="宋体" w:hint="eastAsia"/>
          <w:noProof/>
          <w:szCs w:val="24"/>
          <w14:ligatures w14:val="standardContextual"/>
        </w:rPr>
        <w:lastRenderedPageBreak/>
        <w:drawing>
          <wp:inline distT="0" distB="0" distL="0" distR="0" wp14:anchorId="595A9D3C" wp14:editId="627D9DBF">
            <wp:extent cx="5353594" cy="2726055"/>
            <wp:effectExtent l="0" t="0" r="0" b="17145"/>
            <wp:docPr id="1091554334"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508046FB" w14:textId="77777777" w:rsidR="00935D54" w:rsidRDefault="00935D54" w:rsidP="00935D54">
      <w:pPr>
        <w:spacing w:before="156" w:after="156"/>
        <w:jc w:val="center"/>
        <w:rPr>
          <w:rFonts w:ascii="宋体" w:hAnsi="宋体" w:cs="宋体" w:hint="eastAsia"/>
          <w:sz w:val="21"/>
          <w:szCs w:val="20"/>
        </w:rPr>
      </w:pPr>
      <w:r>
        <w:rPr>
          <w:rFonts w:ascii="宋体" w:hAnsi="宋体" w:cs="宋体" w:hint="eastAsia"/>
          <w:sz w:val="21"/>
          <w:szCs w:val="20"/>
        </w:rPr>
        <w:t>图2-</w:t>
      </w:r>
      <w:del w:id="199" w:author="清欢" w:date="2024-08-10T21:46:00Z">
        <w:r>
          <w:rPr>
            <w:rFonts w:ascii="宋体" w:hAnsi="宋体" w:cs="宋体"/>
            <w:sz w:val="21"/>
            <w:szCs w:val="20"/>
          </w:rPr>
          <w:delText>9</w:delText>
        </w:r>
      </w:del>
      <w:ins w:id="200" w:author="清欢" w:date="2024-08-10T21:46:00Z">
        <w:r>
          <w:rPr>
            <w:rFonts w:ascii="宋体" w:hAnsi="宋体" w:cs="宋体" w:hint="eastAsia"/>
            <w:sz w:val="21"/>
            <w:szCs w:val="20"/>
          </w:rPr>
          <w:t>1</w:t>
        </w:r>
      </w:ins>
      <w:r>
        <w:rPr>
          <w:rFonts w:ascii="宋体" w:hAnsi="宋体" w:cs="宋体" w:hint="eastAsia"/>
          <w:sz w:val="21"/>
          <w:szCs w:val="20"/>
        </w:rPr>
        <w:t>7不同方法的性能指标对比结果</w:t>
      </w:r>
    </w:p>
    <w:p w14:paraId="51844A4E" w14:textId="77777777" w:rsidR="00935D54" w:rsidRDefault="00935D54" w:rsidP="00935D54">
      <w:pPr>
        <w:spacing w:before="156" w:after="156"/>
        <w:ind w:firstLine="420"/>
        <w:jc w:val="center"/>
        <w:rPr>
          <w:rFonts w:ascii="宋体" w:hAnsi="宋体" w:cs="宋体" w:hint="eastAsia"/>
          <w:sz w:val="21"/>
          <w:szCs w:val="20"/>
        </w:rPr>
      </w:pPr>
    </w:p>
    <w:p w14:paraId="2E05D6DE" w14:textId="77777777" w:rsidR="00935D54" w:rsidRDefault="00935D54">
      <w:pPr>
        <w:spacing w:before="156" w:after="156"/>
        <w:ind w:firstLine="420"/>
        <w:jc w:val="center"/>
        <w:rPr>
          <w:del w:id="201" w:author="清欢" w:date="2024-08-10T21:43:00Z"/>
          <w:rFonts w:ascii="宋体" w:hAnsi="宋体" w:cs="宋体" w:hint="eastAsia"/>
          <w:sz w:val="21"/>
          <w:szCs w:val="20"/>
        </w:rPr>
      </w:pPr>
    </w:p>
    <w:p w14:paraId="0B51C08E" w14:textId="043E9897" w:rsidR="00B53220" w:rsidRPr="00B53220" w:rsidRDefault="00000000">
      <w:pPr>
        <w:spacing w:before="156" w:after="156"/>
        <w:ind w:firstLine="420"/>
        <w:jc w:val="left"/>
        <w:rPr>
          <w:rFonts w:ascii="宋体" w:hAnsi="宋体" w:cs="宋体" w:hint="eastAsia"/>
          <w:szCs w:val="24"/>
          <w:rPrChange w:id="202" w:author="清欢" w:date="2024-08-10T21:46:00Z">
            <w:rPr>
              <w:rFonts w:ascii="宋体" w:hAnsi="宋体" w:cs="宋体" w:hint="eastAsia"/>
              <w:sz w:val="21"/>
              <w:szCs w:val="20"/>
            </w:rPr>
          </w:rPrChange>
        </w:rPr>
      </w:pPr>
      <w:r>
        <w:rPr>
          <w:rFonts w:ascii="宋体" w:hAnsi="宋体" w:cs="宋体" w:hint="eastAsia"/>
          <w:szCs w:val="24"/>
          <w:rPrChange w:id="203" w:author="清欢" w:date="2024-08-10T21:46:00Z">
            <w:rPr>
              <w:rFonts w:ascii="宋体" w:hAnsi="宋体" w:cs="宋体" w:hint="eastAsia"/>
              <w:sz w:val="21"/>
              <w:szCs w:val="20"/>
            </w:rPr>
          </w:rPrChange>
        </w:rPr>
        <w:t>在表</w:t>
      </w:r>
      <w:r w:rsidR="00935D54">
        <w:rPr>
          <w:rFonts w:ascii="宋体" w:hAnsi="宋体" w:cs="宋体" w:hint="eastAsia"/>
          <w:szCs w:val="24"/>
        </w:rPr>
        <w:t>2以及图2-17</w:t>
      </w:r>
      <w:r>
        <w:rPr>
          <w:rFonts w:ascii="宋体" w:hAnsi="宋体" w:cs="宋体" w:hint="eastAsia"/>
          <w:szCs w:val="24"/>
          <w:rPrChange w:id="204" w:author="清欢" w:date="2024-08-10T21:46:00Z">
            <w:rPr>
              <w:rFonts w:ascii="宋体" w:hAnsi="宋体" w:cs="宋体" w:hint="eastAsia"/>
              <w:sz w:val="21"/>
              <w:szCs w:val="20"/>
            </w:rPr>
          </w:rPrChange>
        </w:rPr>
        <w:t>中可以看出本课题所提出的SV-Shield模型在acc、f1、</w:t>
      </w:r>
      <w:proofErr w:type="spellStart"/>
      <w:r>
        <w:rPr>
          <w:rFonts w:ascii="宋体" w:hAnsi="宋体" w:cs="宋体" w:hint="eastAsia"/>
          <w:szCs w:val="24"/>
          <w:rPrChange w:id="205" w:author="清欢" w:date="2024-08-10T21:46:00Z">
            <w:rPr>
              <w:rFonts w:ascii="宋体" w:hAnsi="宋体" w:cs="宋体" w:hint="eastAsia"/>
              <w:sz w:val="21"/>
              <w:szCs w:val="20"/>
            </w:rPr>
          </w:rPrChange>
        </w:rPr>
        <w:t>prec</w:t>
      </w:r>
      <w:proofErr w:type="spellEnd"/>
      <w:r>
        <w:rPr>
          <w:rFonts w:ascii="宋体" w:hAnsi="宋体" w:cs="宋体" w:hint="eastAsia"/>
          <w:szCs w:val="24"/>
          <w:rPrChange w:id="206" w:author="清欢" w:date="2024-08-10T21:46:00Z">
            <w:rPr>
              <w:rFonts w:ascii="宋体" w:hAnsi="宋体" w:cs="宋体" w:hint="eastAsia"/>
              <w:sz w:val="21"/>
              <w:szCs w:val="20"/>
            </w:rPr>
          </w:rPrChange>
        </w:rPr>
        <w:t>、recall四个方面相较于其他多模态数值更高，说明模型的检测效果更好。</w:t>
      </w:r>
    </w:p>
    <w:p w14:paraId="5A54C4CD" w14:textId="77777777" w:rsidR="00B53220" w:rsidRDefault="00000000">
      <w:pPr>
        <w:pStyle w:val="3"/>
        <w:spacing w:before="156" w:after="156"/>
        <w:jc w:val="left"/>
        <w:rPr>
          <w:rFonts w:hint="eastAsia"/>
        </w:rPr>
      </w:pPr>
      <w:bookmarkStart w:id="207" w:name="_Toc10918"/>
      <w:bookmarkStart w:id="208" w:name="_Toc174289686"/>
      <w:r>
        <w:rPr>
          <w:rFonts w:hint="eastAsia"/>
        </w:rPr>
        <w:t xml:space="preserve">2.6 </w:t>
      </w:r>
      <w:r>
        <w:rPr>
          <w:rFonts w:hint="eastAsia"/>
        </w:rPr>
        <w:t>消融实验</w:t>
      </w:r>
      <w:bookmarkEnd w:id="207"/>
      <w:bookmarkEnd w:id="208"/>
    </w:p>
    <w:p w14:paraId="31280239" w14:textId="11282D91" w:rsidR="00B53220" w:rsidRDefault="00000000" w:rsidP="00935D54">
      <w:pPr>
        <w:spacing w:before="156" w:after="156"/>
        <w:ind w:firstLine="420"/>
        <w:rPr>
          <w:rFonts w:hint="eastAsia"/>
        </w:rPr>
      </w:pPr>
      <w:r>
        <w:rPr>
          <w:rFonts w:hint="eastAsia"/>
        </w:rPr>
        <w:t>本算法在原有的常规模态中添加了有关社会背景的模态（评论信息和用户属性）。为了检验这两种模态对于该系统的贡献程度，本团队进行了消融实验。将代码中有关评论和用户信息的这两个部分进行注释，然后再运行得出结果，最后将结果进行对比。</w:t>
      </w:r>
      <w:r>
        <w:rPr>
          <w:rFonts w:ascii="宋体" w:hAnsi="宋体" w:cs="宋体" w:hint="eastAsia"/>
        </w:rPr>
        <w:t>图2-</w:t>
      </w:r>
      <w:del w:id="209" w:author="清欢" w:date="2024-08-10T21:46:00Z">
        <w:r>
          <w:rPr>
            <w:rFonts w:ascii="宋体" w:hAnsi="宋体" w:cs="宋体"/>
          </w:rPr>
          <w:delText>9</w:delText>
        </w:r>
      </w:del>
      <w:ins w:id="210" w:author="清欢" w:date="2024-08-10T21:46:00Z">
        <w:r>
          <w:rPr>
            <w:rFonts w:ascii="宋体" w:hAnsi="宋体" w:cs="宋体" w:hint="eastAsia"/>
          </w:rPr>
          <w:t>1</w:t>
        </w:r>
      </w:ins>
      <w:r w:rsidR="00935D54">
        <w:rPr>
          <w:rFonts w:ascii="宋体" w:hAnsi="宋体" w:cs="宋体" w:hint="eastAsia"/>
        </w:rPr>
        <w:t>8</w:t>
      </w:r>
      <w:r>
        <w:rPr>
          <w:rFonts w:ascii="宋体" w:hAnsi="宋体" w:cs="宋体" w:hint="eastAsia"/>
        </w:rPr>
        <w:t>展示了本系统的消融实验的结果。</w:t>
      </w:r>
    </w:p>
    <w:p w14:paraId="66EA1D45" w14:textId="4D68C31B" w:rsidR="00B53220" w:rsidRDefault="00935D54">
      <w:pPr>
        <w:spacing w:before="156" w:after="156"/>
        <w:rPr>
          <w:rFonts w:hint="eastAsia"/>
        </w:rPr>
      </w:pPr>
      <w:r>
        <w:rPr>
          <w:noProof/>
          <w14:ligatures w14:val="standardContextual"/>
        </w:rPr>
        <w:lastRenderedPageBreak/>
        <w:drawing>
          <wp:inline distT="0" distB="0" distL="0" distR="0" wp14:anchorId="5413E02B" wp14:editId="0024FDEB">
            <wp:extent cx="5274310" cy="3076681"/>
            <wp:effectExtent l="0" t="0" r="2540" b="9525"/>
            <wp:docPr id="27840164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3E71E03B" w14:textId="41DBE53A" w:rsidR="00B53220" w:rsidRDefault="00000000">
      <w:pPr>
        <w:spacing w:before="156" w:after="156"/>
        <w:jc w:val="center"/>
        <w:rPr>
          <w:rFonts w:ascii="宋体" w:hAnsi="宋体" w:cs="宋体" w:hint="eastAsia"/>
          <w:sz w:val="21"/>
          <w:szCs w:val="20"/>
        </w:rPr>
      </w:pPr>
      <w:r>
        <w:rPr>
          <w:rFonts w:ascii="宋体" w:hAnsi="宋体" w:cs="宋体" w:hint="eastAsia"/>
          <w:sz w:val="21"/>
          <w:szCs w:val="20"/>
        </w:rPr>
        <w:t>图2-</w:t>
      </w:r>
      <w:del w:id="211" w:author="清欢" w:date="2024-08-10T21:46:00Z">
        <w:r>
          <w:rPr>
            <w:rFonts w:ascii="宋体" w:hAnsi="宋体" w:cs="宋体"/>
            <w:sz w:val="21"/>
            <w:szCs w:val="20"/>
          </w:rPr>
          <w:delText>9</w:delText>
        </w:r>
      </w:del>
      <w:ins w:id="212" w:author="清欢" w:date="2024-08-10T21:46:00Z">
        <w:r>
          <w:rPr>
            <w:rFonts w:ascii="宋体" w:hAnsi="宋体" w:cs="宋体" w:hint="eastAsia"/>
            <w:sz w:val="21"/>
            <w:szCs w:val="20"/>
          </w:rPr>
          <w:t>1</w:t>
        </w:r>
      </w:ins>
      <w:r w:rsidR="00935D54">
        <w:rPr>
          <w:rFonts w:ascii="宋体" w:hAnsi="宋体" w:cs="宋体" w:hint="eastAsia"/>
          <w:sz w:val="21"/>
          <w:szCs w:val="20"/>
        </w:rPr>
        <w:t>8</w:t>
      </w:r>
      <w:r>
        <w:rPr>
          <w:rFonts w:ascii="宋体" w:hAnsi="宋体" w:cs="宋体" w:hint="eastAsia"/>
          <w:sz w:val="21"/>
          <w:szCs w:val="20"/>
        </w:rPr>
        <w:t>消融实验结果</w:t>
      </w:r>
    </w:p>
    <w:p w14:paraId="31B418D7" w14:textId="77777777" w:rsidR="00B53220" w:rsidRDefault="00000000">
      <w:pPr>
        <w:spacing w:before="156" w:after="156"/>
        <w:ind w:firstLine="420"/>
        <w:rPr>
          <w:rFonts w:ascii="宋体" w:hAnsi="宋体" w:cs="宋体" w:hint="eastAsia"/>
        </w:rPr>
      </w:pPr>
      <w:r>
        <w:rPr>
          <w:rFonts w:ascii="宋体" w:hAnsi="宋体" w:cs="宋体" w:hint="eastAsia"/>
        </w:rPr>
        <w:t>添加评论信息和用户属性这两个模态确实可以提升虚假新闻的检测的准确率。对于评论信息来说，据统计接近18%的虚假新闻短视频会收到如“真的吗？”，“假的！”等评论，而</w:t>
      </w:r>
      <w:proofErr w:type="gramStart"/>
      <w:r>
        <w:rPr>
          <w:rFonts w:ascii="宋体" w:hAnsi="宋体" w:cs="宋体" w:hint="eastAsia"/>
        </w:rPr>
        <w:t>真新闻</w:t>
      </w:r>
      <w:proofErr w:type="gramEnd"/>
      <w:r>
        <w:rPr>
          <w:rFonts w:ascii="宋体" w:hAnsi="宋体" w:cs="宋体" w:hint="eastAsia"/>
        </w:rPr>
        <w:t>受到类似评论的概率仅为4%。对于用户属性来说，我们通过统计发现，假新闻的发布者会有相对更少的创作行为（发布视频、粉丝量、收到</w:t>
      </w:r>
      <w:proofErr w:type="gramStart"/>
      <w:r>
        <w:rPr>
          <w:rFonts w:ascii="宋体" w:hAnsi="宋体" w:cs="宋体" w:hint="eastAsia"/>
        </w:rPr>
        <w:t>点赞量</w:t>
      </w:r>
      <w:proofErr w:type="gramEnd"/>
      <w:r>
        <w:rPr>
          <w:rFonts w:ascii="宋体" w:hAnsi="宋体" w:cs="宋体" w:hint="eastAsia"/>
        </w:rPr>
        <w:t>），更多的消费行为（订阅量），因此对于虚假新闻短视频来说，评论信息和用户属性是两条很重要的衡量标准，我们将这两个模态与其他现有模态进行整合并最终形成本文所呈现的</w:t>
      </w:r>
      <w:del w:id="213" w:author="清欢" w:date="2024-08-10T22:03:00Z">
        <w:r>
          <w:rPr>
            <w:rFonts w:ascii="宋体" w:hAnsi="宋体" w:cs="宋体" w:hint="eastAsia"/>
          </w:rPr>
          <w:delText>SV-DEFEND</w:delText>
        </w:r>
      </w:del>
      <w:ins w:id="214" w:author="清欢" w:date="2024-08-10T22:03:00Z">
        <w:r>
          <w:rPr>
            <w:rFonts w:ascii="宋体" w:hAnsi="宋体" w:cs="宋体" w:hint="eastAsia"/>
          </w:rPr>
          <w:t xml:space="preserve"> SV-Shield</w:t>
        </w:r>
      </w:ins>
      <w:r>
        <w:rPr>
          <w:rFonts w:ascii="宋体" w:hAnsi="宋体" w:cs="宋体" w:hint="eastAsia"/>
        </w:rPr>
        <w:t>多模态架构。</w:t>
      </w:r>
    </w:p>
    <w:p w14:paraId="6529CF0A" w14:textId="77777777" w:rsidR="00B53220" w:rsidRDefault="00000000">
      <w:pPr>
        <w:pStyle w:val="3"/>
        <w:spacing w:before="156" w:after="156"/>
        <w:jc w:val="left"/>
        <w:rPr>
          <w:rFonts w:hint="eastAsia"/>
        </w:rPr>
      </w:pPr>
      <w:bookmarkStart w:id="215" w:name="_Toc174289687"/>
      <w:r>
        <w:rPr>
          <w:rFonts w:hint="eastAsia"/>
        </w:rPr>
        <w:t xml:space="preserve">2.7 </w:t>
      </w:r>
      <w:r>
        <w:rPr>
          <w:rFonts w:hint="eastAsia"/>
        </w:rPr>
        <w:t>实验环境</w:t>
      </w:r>
      <w:bookmarkEnd w:id="215"/>
    </w:p>
    <w:p w14:paraId="0FF891CC" w14:textId="77777777" w:rsidR="00B53220" w:rsidRDefault="00000000">
      <w:pPr>
        <w:spacing w:before="156" w:after="156"/>
        <w:ind w:firstLine="420"/>
        <w:rPr>
          <w:ins w:id="216" w:author="清欢" w:date="2024-08-10T21:47:00Z"/>
          <w:rFonts w:ascii="宋体" w:hAnsi="宋体" w:hint="eastAsia"/>
          <w:szCs w:val="24"/>
        </w:rPr>
      </w:pPr>
      <w:r>
        <w:rPr>
          <w:rFonts w:ascii="宋体" w:hAnsi="宋体" w:hint="eastAsia"/>
          <w:szCs w:val="24"/>
        </w:rPr>
        <w:t>本文实验环境如表</w:t>
      </w:r>
      <w:del w:id="217" w:author="清欢" w:date="2024-08-10T21:46:00Z">
        <w:r>
          <w:rPr>
            <w:rFonts w:ascii="宋体" w:hAnsi="宋体"/>
            <w:szCs w:val="24"/>
          </w:rPr>
          <w:delText>1</w:delText>
        </w:r>
      </w:del>
      <w:ins w:id="218" w:author="清欢" w:date="2024-08-10T21:46:00Z">
        <w:r>
          <w:rPr>
            <w:rFonts w:ascii="宋体" w:hAnsi="宋体" w:hint="eastAsia"/>
            <w:szCs w:val="24"/>
          </w:rPr>
          <w:t>3</w:t>
        </w:r>
      </w:ins>
      <w:r>
        <w:rPr>
          <w:rFonts w:ascii="宋体" w:hAnsi="宋体"/>
          <w:szCs w:val="24"/>
        </w:rPr>
        <w:t>所</w:t>
      </w:r>
      <w:del w:id="219" w:author="清欢" w:date="2024-08-10T21:46:00Z">
        <w:r>
          <w:rPr>
            <w:rFonts w:ascii="宋体" w:hAnsi="宋体"/>
            <w:szCs w:val="24"/>
          </w:rPr>
          <w:delText>列</w:delText>
        </w:r>
      </w:del>
      <w:ins w:id="220" w:author="清欢" w:date="2024-08-10T21:46:00Z">
        <w:r>
          <w:rPr>
            <w:rFonts w:ascii="宋体" w:hAnsi="宋体" w:hint="eastAsia"/>
            <w:szCs w:val="24"/>
          </w:rPr>
          <w:t>示</w:t>
        </w:r>
      </w:ins>
      <w:r>
        <w:rPr>
          <w:rFonts w:ascii="宋体" w:hAnsi="宋体"/>
          <w:szCs w:val="24"/>
        </w:rPr>
        <w:t xml:space="preserve">,GPU 使用 NVIDIA GeForce </w:t>
      </w:r>
      <w:r>
        <w:rPr>
          <w:rFonts w:ascii="宋体" w:hAnsi="宋体" w:hint="eastAsia"/>
          <w:szCs w:val="24"/>
        </w:rPr>
        <w:t>RTX3090，</w:t>
      </w:r>
      <w:r>
        <w:rPr>
          <w:rFonts w:ascii="宋体" w:hAnsi="宋体"/>
          <w:szCs w:val="24"/>
        </w:rPr>
        <w:t xml:space="preserve">CPU为Intel(R) Xeon(R) Platinum 8358P CPU，内存大小为 </w:t>
      </w:r>
      <w:r>
        <w:rPr>
          <w:rFonts w:ascii="宋体" w:hAnsi="宋体" w:hint="eastAsia"/>
          <w:szCs w:val="24"/>
        </w:rPr>
        <w:t>24</w:t>
      </w:r>
      <w:r>
        <w:rPr>
          <w:rFonts w:ascii="宋体" w:hAnsi="宋体"/>
          <w:szCs w:val="24"/>
        </w:rPr>
        <w:t>GB，在 Windows 1</w:t>
      </w:r>
      <w:r>
        <w:rPr>
          <w:rFonts w:ascii="宋体" w:hAnsi="宋体" w:hint="eastAsia"/>
          <w:szCs w:val="24"/>
        </w:rPr>
        <w:t>1</w:t>
      </w:r>
      <w:r>
        <w:rPr>
          <w:rFonts w:ascii="宋体" w:hAnsi="宋体"/>
          <w:szCs w:val="24"/>
        </w:rPr>
        <w:t xml:space="preserve"> 平台上使用 Python3.</w:t>
      </w:r>
      <w:r>
        <w:rPr>
          <w:rFonts w:ascii="宋体" w:hAnsi="宋体" w:hint="eastAsia"/>
          <w:szCs w:val="24"/>
        </w:rPr>
        <w:t>8</w:t>
      </w:r>
      <w:r>
        <w:rPr>
          <w:rFonts w:ascii="宋体" w:hAnsi="宋体"/>
          <w:szCs w:val="24"/>
        </w:rPr>
        <w:t xml:space="preserve"> 进行实验。</w:t>
      </w:r>
      <w:del w:id="221" w:author="清欢" w:date="2024-08-10T21:47:00Z">
        <w:r>
          <w:rPr>
            <w:rFonts w:ascii="宋体" w:hAnsi="宋体"/>
            <w:szCs w:val="24"/>
          </w:rPr>
          <w:delText>另外，模型实验参数的详细设置如表</w:delText>
        </w:r>
        <w:r>
          <w:rPr>
            <w:rFonts w:ascii="宋体" w:hAnsi="宋体" w:hint="eastAsia"/>
            <w:szCs w:val="24"/>
          </w:rPr>
          <w:delText>2</w:delText>
        </w:r>
        <w:r>
          <w:rPr>
            <w:rFonts w:ascii="宋体" w:hAnsi="宋体"/>
            <w:szCs w:val="24"/>
          </w:rPr>
          <w:delText xml:space="preserve"> 所列。其中，batch</w:delText>
        </w:r>
        <w:r>
          <w:rPr>
            <w:rFonts w:ascii="宋体" w:hAnsi="宋体" w:hint="eastAsia"/>
            <w:szCs w:val="24"/>
          </w:rPr>
          <w:delText>_</w:delText>
        </w:r>
        <w:r>
          <w:rPr>
            <w:rFonts w:ascii="宋体" w:hAnsi="宋体"/>
            <w:szCs w:val="24"/>
          </w:rPr>
          <w:delText>size 设置为</w:delText>
        </w:r>
        <w:r>
          <w:rPr>
            <w:rFonts w:ascii="宋体" w:hAnsi="宋体" w:hint="eastAsia"/>
            <w:szCs w:val="24"/>
          </w:rPr>
          <w:delText>16，</w:delText>
        </w:r>
        <w:r>
          <w:rPr>
            <w:rFonts w:ascii="宋体" w:hAnsi="宋体"/>
            <w:szCs w:val="24"/>
          </w:rPr>
          <w:delText>即设置训练</w:delText>
        </w:r>
        <w:r>
          <w:rPr>
            <w:rFonts w:ascii="宋体" w:hAnsi="宋体" w:hint="eastAsia"/>
            <w:szCs w:val="24"/>
          </w:rPr>
          <w:delText>和评估</w:delText>
        </w:r>
        <w:r>
          <w:rPr>
            <w:rFonts w:ascii="宋体" w:hAnsi="宋体"/>
            <w:szCs w:val="24"/>
          </w:rPr>
          <w:delText>时的批处理大小</w:delText>
        </w:r>
        <w:r>
          <w:rPr>
            <w:rFonts w:ascii="宋体" w:hAnsi="宋体" w:hint="eastAsia"/>
            <w:szCs w:val="24"/>
          </w:rPr>
          <w:delText>，</w:delText>
        </w:r>
        <w:r>
          <w:rPr>
            <w:rFonts w:ascii="宋体" w:hAnsi="宋体"/>
            <w:szCs w:val="24"/>
          </w:rPr>
          <w:delText>每次迭代使用</w:delText>
        </w:r>
        <w:r>
          <w:rPr>
            <w:rFonts w:ascii="宋体" w:hAnsi="宋体" w:hint="eastAsia"/>
            <w:szCs w:val="24"/>
          </w:rPr>
          <w:delText>16</w:delText>
        </w:r>
        <w:r>
          <w:rPr>
            <w:rFonts w:ascii="宋体" w:hAnsi="宋体"/>
            <w:szCs w:val="24"/>
          </w:rPr>
          <w:delText>个样本进行训练</w:delText>
        </w:r>
        <w:r>
          <w:rPr>
            <w:rFonts w:ascii="宋体" w:hAnsi="宋体" w:hint="eastAsia"/>
            <w:szCs w:val="24"/>
          </w:rPr>
          <w:delText>或评估</w:delText>
        </w:r>
        <w:r>
          <w:rPr>
            <w:rFonts w:ascii="宋体" w:hAnsi="宋体"/>
            <w:szCs w:val="24"/>
          </w:rPr>
          <w:delText>;epoch</w:delText>
        </w:r>
        <w:r>
          <w:rPr>
            <w:rFonts w:ascii="宋体" w:hAnsi="宋体" w:hint="eastAsia"/>
            <w:szCs w:val="24"/>
          </w:rPr>
          <w:delText>e</w:delText>
        </w:r>
        <w:r>
          <w:rPr>
            <w:rFonts w:ascii="宋体" w:hAnsi="宋体"/>
            <w:szCs w:val="24"/>
          </w:rPr>
          <w:delText xml:space="preserve">s设置为 </w:delText>
        </w:r>
        <w:r>
          <w:rPr>
            <w:rFonts w:ascii="宋体" w:hAnsi="宋体" w:hint="eastAsia"/>
            <w:szCs w:val="24"/>
          </w:rPr>
          <w:delText>1</w:delText>
        </w:r>
        <w:r>
          <w:rPr>
            <w:rFonts w:ascii="宋体" w:hAnsi="宋体"/>
            <w:szCs w:val="24"/>
          </w:rPr>
          <w:delText>0，即设置训练的总轮数，模型</w:delText>
        </w:r>
        <w:r>
          <w:rPr>
            <w:rFonts w:ascii="宋体" w:hAnsi="宋体" w:hint="eastAsia"/>
            <w:szCs w:val="24"/>
          </w:rPr>
          <w:delText>预计</w:delText>
        </w:r>
        <w:r>
          <w:rPr>
            <w:rFonts w:ascii="宋体" w:hAnsi="宋体"/>
            <w:szCs w:val="24"/>
          </w:rPr>
          <w:delText>将在整个训练数据集上训练</w:delText>
        </w:r>
        <w:r>
          <w:rPr>
            <w:rFonts w:ascii="宋体" w:hAnsi="宋体" w:hint="eastAsia"/>
            <w:szCs w:val="24"/>
          </w:rPr>
          <w:delText>1</w:delText>
        </w:r>
        <w:r>
          <w:rPr>
            <w:rFonts w:ascii="宋体" w:hAnsi="宋体"/>
            <w:szCs w:val="24"/>
          </w:rPr>
          <w:delText>0次</w:delText>
        </w:r>
        <w:r>
          <w:rPr>
            <w:rFonts w:ascii="宋体" w:hAnsi="宋体" w:hint="eastAsia"/>
            <w:szCs w:val="24"/>
          </w:rPr>
          <w:delText>；</w:delText>
        </w:r>
        <w:r>
          <w:rPr>
            <w:rFonts w:ascii="宋体" w:hAnsi="宋体"/>
            <w:szCs w:val="24"/>
          </w:rPr>
          <w:delText>epoch</w:delText>
        </w:r>
        <w:r>
          <w:rPr>
            <w:rFonts w:ascii="宋体" w:hAnsi="宋体" w:hint="eastAsia"/>
            <w:szCs w:val="24"/>
          </w:rPr>
          <w:delText>e</w:delText>
        </w:r>
        <w:r>
          <w:rPr>
            <w:rFonts w:ascii="宋体" w:hAnsi="宋体"/>
            <w:szCs w:val="24"/>
          </w:rPr>
          <w:delText>s</w:delText>
        </w:r>
        <w:r>
          <w:rPr>
            <w:rFonts w:ascii="宋体" w:hAnsi="宋体" w:hint="eastAsia"/>
            <w:szCs w:val="24"/>
          </w:rPr>
          <w:delText>_stop</w:delText>
        </w:r>
        <w:r>
          <w:rPr>
            <w:rFonts w:ascii="宋体" w:hAnsi="宋体"/>
            <w:szCs w:val="24"/>
          </w:rPr>
          <w:delText xml:space="preserve">设置为 </w:delText>
        </w:r>
        <w:r>
          <w:rPr>
            <w:rFonts w:ascii="宋体" w:hAnsi="宋体" w:hint="eastAsia"/>
            <w:szCs w:val="24"/>
          </w:rPr>
          <w:delText>5，即</w:delText>
        </w:r>
        <w:r>
          <w:rPr>
            <w:rFonts w:ascii="宋体" w:hAnsi="宋体"/>
            <w:szCs w:val="24"/>
          </w:rPr>
          <w:delText>设置的连续</w:delText>
        </w:r>
        <w:r>
          <w:rPr>
            <w:rFonts w:ascii="宋体" w:hAnsi="宋体"/>
            <w:szCs w:val="24"/>
          </w:rPr>
          <w:lastRenderedPageBreak/>
          <w:delText>多少个 epoch 性能没有提升后就停止训练的阈</w:delText>
        </w:r>
        <w:r>
          <w:rPr>
            <w:rFonts w:ascii="宋体" w:hAnsi="宋体" w:hint="eastAsia"/>
            <w:szCs w:val="24"/>
          </w:rPr>
          <w:delText>值，用于防止在训练集上过拟合；lr</w:delText>
        </w:r>
        <w:r>
          <w:rPr>
            <w:rFonts w:ascii="宋体" w:hAnsi="宋体"/>
            <w:szCs w:val="24"/>
          </w:rPr>
          <w:delText xml:space="preserve"> 设置为</w:delText>
        </w:r>
        <w:r>
          <w:rPr>
            <w:rFonts w:ascii="宋体" w:hAnsi="宋体" w:hint="eastAsia"/>
            <w:szCs w:val="24"/>
          </w:rPr>
          <w:delText>0.001，</w:delText>
        </w:r>
        <w:r>
          <w:rPr>
            <w:rFonts w:ascii="宋体" w:hAnsi="宋体"/>
            <w:szCs w:val="24"/>
          </w:rPr>
          <w:delText>即设置</w:delText>
        </w:r>
        <w:r>
          <w:rPr>
            <w:rFonts w:ascii="宋体" w:hAnsi="宋体" w:hint="eastAsia"/>
            <w:szCs w:val="24"/>
          </w:rPr>
          <w:delText>学习率为0.001；</w:delText>
        </w:r>
        <w:r>
          <w:rPr>
            <w:rFonts w:ascii="宋体" w:hAnsi="宋体"/>
            <w:szCs w:val="24"/>
          </w:rPr>
          <w:delText>lambd</w:delText>
        </w:r>
        <w:r>
          <w:rPr>
            <w:rFonts w:ascii="宋体" w:hAnsi="宋体" w:hint="eastAsia"/>
            <w:szCs w:val="24"/>
          </w:rPr>
          <w:delText>设置为0.1，即设置正则化项的系数为0.1；</w:delText>
        </w:r>
        <w:r>
          <w:rPr>
            <w:rFonts w:ascii="宋体" w:hAnsi="宋体"/>
            <w:szCs w:val="24"/>
          </w:rPr>
          <w:delText>dropout</w:delText>
        </w:r>
        <w:r>
          <w:rPr>
            <w:rFonts w:ascii="宋体" w:hAnsi="宋体" w:hint="eastAsia"/>
            <w:szCs w:val="24"/>
          </w:rPr>
          <w:delText>设置为0.1，即设置神经元的损失概率；weight_decay设置为5*10</w:delText>
        </w:r>
        <w:r>
          <w:rPr>
            <w:rFonts w:ascii="宋体" w:hAnsi="宋体" w:hint="eastAsia"/>
            <w:szCs w:val="24"/>
            <w:vertAlign w:val="superscript"/>
          </w:rPr>
          <w:delText>-5</w:delText>
        </w:r>
        <w:r>
          <w:rPr>
            <w:rFonts w:ascii="宋体" w:hAnsi="宋体" w:hint="eastAsia"/>
            <w:szCs w:val="24"/>
          </w:rPr>
          <w:delText>，即设置L2正则化的系数为5*10</w:delText>
        </w:r>
        <w:r>
          <w:rPr>
            <w:rFonts w:ascii="宋体" w:hAnsi="宋体" w:hint="eastAsia"/>
            <w:szCs w:val="24"/>
            <w:vertAlign w:val="superscript"/>
          </w:rPr>
          <w:delText>-5</w:delText>
        </w:r>
        <w:r>
          <w:rPr>
            <w:rFonts w:ascii="宋体" w:hAnsi="宋体" w:hint="eastAsia"/>
            <w:szCs w:val="24"/>
          </w:rPr>
          <w:delText>，后三者均用于提升模型的泛化能力。</w:delText>
        </w:r>
      </w:del>
    </w:p>
    <w:p w14:paraId="4DFDE672" w14:textId="77777777" w:rsidR="00B53220" w:rsidRDefault="00000000">
      <w:pPr>
        <w:spacing w:before="156" w:after="156"/>
        <w:rPr>
          <w:ins w:id="222" w:author="清欢" w:date="2024-08-10T21:47:00Z"/>
          <w:rFonts w:ascii="宋体" w:hAnsi="宋体" w:hint="eastAsia"/>
          <w:szCs w:val="24"/>
        </w:rPr>
        <w:pPrChange w:id="223" w:author="清欢" w:date="2024-08-10T21:47:00Z">
          <w:pPr>
            <w:spacing w:before="156" w:after="156"/>
            <w:ind w:firstLine="420"/>
          </w:pPr>
        </w:pPrChange>
      </w:pPr>
      <w:ins w:id="224" w:author="清欢" w:date="2024-08-10T21:47:00Z">
        <w:r>
          <w:rPr>
            <w:rFonts w:ascii="宋体" w:hAnsi="宋体" w:hint="eastAsia"/>
            <w:szCs w:val="24"/>
          </w:rPr>
          <w:br w:type="page"/>
        </w:r>
      </w:ins>
    </w:p>
    <w:p w14:paraId="207E8B1E" w14:textId="77777777" w:rsidR="00B53220" w:rsidRDefault="00000000">
      <w:pPr>
        <w:spacing w:before="156" w:after="156"/>
        <w:jc w:val="center"/>
        <w:rPr>
          <w:rFonts w:ascii="宋体" w:hAnsi="宋体" w:hint="eastAsia"/>
          <w:szCs w:val="24"/>
        </w:rPr>
        <w:pPrChange w:id="225" w:author="清欢" w:date="2024-08-10T21:47:00Z">
          <w:pPr>
            <w:spacing w:before="156" w:after="156"/>
            <w:ind w:firstLine="420"/>
          </w:pPr>
        </w:pPrChange>
      </w:pPr>
      <w:ins w:id="226" w:author="清欢" w:date="2024-08-10T21:47:00Z">
        <w:r>
          <w:rPr>
            <w:rFonts w:ascii="宋体" w:hAnsi="宋体" w:hint="eastAsia"/>
            <w:szCs w:val="24"/>
          </w:rPr>
          <w:lastRenderedPageBreak/>
          <w:t>表1 实验环境参数</w:t>
        </w:r>
      </w:ins>
    </w:p>
    <w:p w14:paraId="31ABC05C" w14:textId="77777777" w:rsidR="00B53220" w:rsidRDefault="00000000">
      <w:pPr>
        <w:spacing w:before="156" w:after="156"/>
        <w:jc w:val="center"/>
        <w:rPr>
          <w:ins w:id="227" w:author="清欢" w:date="2024-08-10T21:47:00Z"/>
          <w:rFonts w:ascii="宋体" w:hAnsi="宋体" w:hint="eastAsia"/>
          <w:szCs w:val="24"/>
        </w:rPr>
      </w:pPr>
      <w:r>
        <w:rPr>
          <w:rFonts w:ascii="宋体" w:hAnsi="宋体"/>
          <w:noProof/>
          <w:szCs w:val="24"/>
        </w:rPr>
        <w:drawing>
          <wp:inline distT="0" distB="0" distL="0" distR="0" wp14:anchorId="794402ED" wp14:editId="41312DF7">
            <wp:extent cx="5274310" cy="1910715"/>
            <wp:effectExtent l="0" t="0" r="2540" b="0"/>
            <wp:docPr id="181379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9566" name="图片 1"/>
                    <pic:cNvPicPr>
                      <a:picLocks noChangeAspect="1"/>
                    </pic:cNvPicPr>
                  </pic:nvPicPr>
                  <pic:blipFill>
                    <a:blip r:embed="rId50"/>
                    <a:stretch>
                      <a:fillRect/>
                    </a:stretch>
                  </pic:blipFill>
                  <pic:spPr>
                    <a:xfrm>
                      <a:off x="0" y="0"/>
                      <a:ext cx="5274310" cy="1910715"/>
                    </a:xfrm>
                    <a:prstGeom prst="rect">
                      <a:avLst/>
                    </a:prstGeom>
                  </pic:spPr>
                </pic:pic>
              </a:graphicData>
            </a:graphic>
          </wp:inline>
        </w:drawing>
      </w:r>
    </w:p>
    <w:p w14:paraId="24FF67AF" w14:textId="77777777" w:rsidR="00B53220" w:rsidRDefault="00000000">
      <w:pPr>
        <w:spacing w:before="156" w:after="156"/>
        <w:ind w:firstLine="420"/>
        <w:rPr>
          <w:ins w:id="228" w:author="清欢" w:date="2024-08-10T21:47:00Z"/>
          <w:rFonts w:ascii="宋体" w:hAnsi="宋体" w:hint="eastAsia"/>
          <w:szCs w:val="24"/>
        </w:rPr>
      </w:pPr>
      <w:ins w:id="229" w:author="清欢" w:date="2024-08-10T21:47:00Z">
        <w:r>
          <w:rPr>
            <w:rFonts w:ascii="宋体" w:hAnsi="宋体"/>
            <w:szCs w:val="24"/>
          </w:rPr>
          <w:t>模型实验参数的详细设置如表</w:t>
        </w:r>
        <w:r>
          <w:rPr>
            <w:rFonts w:ascii="宋体" w:hAnsi="宋体" w:hint="eastAsia"/>
            <w:szCs w:val="24"/>
          </w:rPr>
          <w:t>4</w:t>
        </w:r>
        <w:r>
          <w:rPr>
            <w:rFonts w:ascii="宋体" w:hAnsi="宋体"/>
            <w:szCs w:val="24"/>
          </w:rPr>
          <w:t xml:space="preserve"> 所列。其中，</w:t>
        </w:r>
        <w:proofErr w:type="spellStart"/>
        <w:r>
          <w:rPr>
            <w:rFonts w:ascii="宋体" w:hAnsi="宋体"/>
            <w:szCs w:val="24"/>
          </w:rPr>
          <w:t>batch</w:t>
        </w:r>
        <w:r>
          <w:rPr>
            <w:rFonts w:ascii="宋体" w:hAnsi="宋体" w:hint="eastAsia"/>
            <w:szCs w:val="24"/>
          </w:rPr>
          <w:t>_</w:t>
        </w:r>
        <w:r>
          <w:rPr>
            <w:rFonts w:ascii="宋体" w:hAnsi="宋体"/>
            <w:szCs w:val="24"/>
          </w:rPr>
          <w:t>size</w:t>
        </w:r>
        <w:proofErr w:type="spellEnd"/>
        <w:r>
          <w:rPr>
            <w:rFonts w:ascii="宋体" w:hAnsi="宋体"/>
            <w:szCs w:val="24"/>
          </w:rPr>
          <w:t xml:space="preserve"> 设置为</w:t>
        </w:r>
        <w:r>
          <w:rPr>
            <w:rFonts w:ascii="宋体" w:hAnsi="宋体" w:hint="eastAsia"/>
            <w:szCs w:val="24"/>
          </w:rPr>
          <w:t>16，</w:t>
        </w:r>
        <w:r>
          <w:rPr>
            <w:rFonts w:ascii="宋体" w:hAnsi="宋体"/>
            <w:szCs w:val="24"/>
          </w:rPr>
          <w:t>即设置训练</w:t>
        </w:r>
        <w:r>
          <w:rPr>
            <w:rFonts w:ascii="宋体" w:hAnsi="宋体" w:hint="eastAsia"/>
            <w:szCs w:val="24"/>
          </w:rPr>
          <w:t>和评估</w:t>
        </w:r>
        <w:r>
          <w:rPr>
            <w:rFonts w:ascii="宋体" w:hAnsi="宋体"/>
            <w:szCs w:val="24"/>
          </w:rPr>
          <w:t>时的批处理大小</w:t>
        </w:r>
        <w:r>
          <w:rPr>
            <w:rFonts w:ascii="宋体" w:hAnsi="宋体" w:hint="eastAsia"/>
            <w:szCs w:val="24"/>
          </w:rPr>
          <w:t>，</w:t>
        </w:r>
        <w:r>
          <w:rPr>
            <w:rFonts w:ascii="宋体" w:hAnsi="宋体"/>
            <w:szCs w:val="24"/>
          </w:rPr>
          <w:t>每次迭代使用</w:t>
        </w:r>
        <w:r>
          <w:rPr>
            <w:rFonts w:ascii="宋体" w:hAnsi="宋体" w:hint="eastAsia"/>
            <w:szCs w:val="24"/>
          </w:rPr>
          <w:t>16</w:t>
        </w:r>
        <w:r>
          <w:rPr>
            <w:rFonts w:ascii="宋体" w:hAnsi="宋体"/>
            <w:szCs w:val="24"/>
          </w:rPr>
          <w:t>个样本进行训练</w:t>
        </w:r>
        <w:r>
          <w:rPr>
            <w:rFonts w:ascii="宋体" w:hAnsi="宋体" w:hint="eastAsia"/>
            <w:szCs w:val="24"/>
          </w:rPr>
          <w:t>或评估</w:t>
        </w:r>
        <w:r>
          <w:rPr>
            <w:rFonts w:ascii="宋体" w:hAnsi="宋体"/>
            <w:szCs w:val="24"/>
          </w:rPr>
          <w:t>;</w:t>
        </w:r>
        <w:proofErr w:type="spellStart"/>
        <w:r>
          <w:rPr>
            <w:rFonts w:ascii="宋体" w:hAnsi="宋体"/>
            <w:szCs w:val="24"/>
          </w:rPr>
          <w:t>epoch</w:t>
        </w:r>
        <w:r>
          <w:rPr>
            <w:rFonts w:ascii="宋体" w:hAnsi="宋体" w:hint="eastAsia"/>
            <w:szCs w:val="24"/>
          </w:rPr>
          <w:t>e</w:t>
        </w:r>
        <w:r>
          <w:rPr>
            <w:rFonts w:ascii="宋体" w:hAnsi="宋体"/>
            <w:szCs w:val="24"/>
          </w:rPr>
          <w:t>s</w:t>
        </w:r>
        <w:proofErr w:type="spellEnd"/>
        <w:r>
          <w:rPr>
            <w:rFonts w:ascii="宋体" w:hAnsi="宋体"/>
            <w:szCs w:val="24"/>
          </w:rPr>
          <w:t xml:space="preserve">设置为 </w:t>
        </w:r>
        <w:r>
          <w:rPr>
            <w:rFonts w:ascii="宋体" w:hAnsi="宋体" w:hint="eastAsia"/>
            <w:szCs w:val="24"/>
          </w:rPr>
          <w:t>1</w:t>
        </w:r>
        <w:r>
          <w:rPr>
            <w:rFonts w:ascii="宋体" w:hAnsi="宋体"/>
            <w:szCs w:val="24"/>
          </w:rPr>
          <w:t>0，即设置训练的总轮数，模型</w:t>
        </w:r>
        <w:r>
          <w:rPr>
            <w:rFonts w:ascii="宋体" w:hAnsi="宋体" w:hint="eastAsia"/>
            <w:szCs w:val="24"/>
          </w:rPr>
          <w:t>预计</w:t>
        </w:r>
        <w:r>
          <w:rPr>
            <w:rFonts w:ascii="宋体" w:hAnsi="宋体"/>
            <w:szCs w:val="24"/>
          </w:rPr>
          <w:t>将在整个训练数据集上训练</w:t>
        </w:r>
        <w:r>
          <w:rPr>
            <w:rFonts w:ascii="宋体" w:hAnsi="宋体" w:hint="eastAsia"/>
            <w:szCs w:val="24"/>
          </w:rPr>
          <w:t>1</w:t>
        </w:r>
        <w:r>
          <w:rPr>
            <w:rFonts w:ascii="宋体" w:hAnsi="宋体"/>
            <w:szCs w:val="24"/>
          </w:rPr>
          <w:t>0次</w:t>
        </w:r>
        <w:r>
          <w:rPr>
            <w:rFonts w:ascii="宋体" w:hAnsi="宋体" w:hint="eastAsia"/>
            <w:szCs w:val="24"/>
          </w:rPr>
          <w:t>；</w:t>
        </w:r>
        <w:proofErr w:type="spellStart"/>
        <w:r>
          <w:rPr>
            <w:rFonts w:ascii="宋体" w:hAnsi="宋体"/>
            <w:szCs w:val="24"/>
          </w:rPr>
          <w:t>epoch</w:t>
        </w:r>
        <w:r>
          <w:rPr>
            <w:rFonts w:ascii="宋体" w:hAnsi="宋体" w:hint="eastAsia"/>
            <w:szCs w:val="24"/>
          </w:rPr>
          <w:t>e</w:t>
        </w:r>
        <w:r>
          <w:rPr>
            <w:rFonts w:ascii="宋体" w:hAnsi="宋体"/>
            <w:szCs w:val="24"/>
          </w:rPr>
          <w:t>s</w:t>
        </w:r>
        <w:r>
          <w:rPr>
            <w:rFonts w:ascii="宋体" w:hAnsi="宋体" w:hint="eastAsia"/>
            <w:szCs w:val="24"/>
          </w:rPr>
          <w:t>_stop</w:t>
        </w:r>
        <w:proofErr w:type="spellEnd"/>
        <w:r>
          <w:rPr>
            <w:rFonts w:ascii="宋体" w:hAnsi="宋体"/>
            <w:szCs w:val="24"/>
          </w:rPr>
          <w:t xml:space="preserve">设置为 </w:t>
        </w:r>
        <w:r>
          <w:rPr>
            <w:rFonts w:ascii="宋体" w:hAnsi="宋体" w:hint="eastAsia"/>
            <w:szCs w:val="24"/>
          </w:rPr>
          <w:t>5，即</w:t>
        </w:r>
        <w:r>
          <w:rPr>
            <w:rFonts w:ascii="宋体" w:hAnsi="宋体"/>
            <w:szCs w:val="24"/>
          </w:rPr>
          <w:t>设置的连续多少个 epoch 性能没有提升后就停止训练的阈</w:t>
        </w:r>
        <w:r>
          <w:rPr>
            <w:rFonts w:ascii="宋体" w:hAnsi="宋体" w:hint="eastAsia"/>
            <w:szCs w:val="24"/>
          </w:rPr>
          <w:t>值，用于防止在训练集上过拟合；</w:t>
        </w:r>
        <w:proofErr w:type="spellStart"/>
        <w:r>
          <w:rPr>
            <w:rFonts w:ascii="宋体" w:hAnsi="宋体" w:hint="eastAsia"/>
            <w:szCs w:val="24"/>
          </w:rPr>
          <w:t>lr</w:t>
        </w:r>
        <w:proofErr w:type="spellEnd"/>
        <w:r>
          <w:rPr>
            <w:rFonts w:ascii="宋体" w:hAnsi="宋体"/>
            <w:szCs w:val="24"/>
          </w:rPr>
          <w:t xml:space="preserve"> 设置为</w:t>
        </w:r>
        <w:r>
          <w:rPr>
            <w:rFonts w:ascii="宋体" w:hAnsi="宋体" w:hint="eastAsia"/>
            <w:szCs w:val="24"/>
          </w:rPr>
          <w:t>0.001，</w:t>
        </w:r>
        <w:r>
          <w:rPr>
            <w:rFonts w:ascii="宋体" w:hAnsi="宋体"/>
            <w:szCs w:val="24"/>
          </w:rPr>
          <w:t>即设置</w:t>
        </w:r>
        <w:r>
          <w:rPr>
            <w:rFonts w:ascii="宋体" w:hAnsi="宋体" w:hint="eastAsia"/>
            <w:szCs w:val="24"/>
          </w:rPr>
          <w:t>学习率为0.001；</w:t>
        </w:r>
        <w:proofErr w:type="spellStart"/>
        <w:r>
          <w:rPr>
            <w:rFonts w:ascii="宋体" w:hAnsi="宋体"/>
            <w:szCs w:val="24"/>
          </w:rPr>
          <w:t>lambd</w:t>
        </w:r>
        <w:proofErr w:type="spellEnd"/>
        <w:r>
          <w:rPr>
            <w:rFonts w:ascii="宋体" w:hAnsi="宋体" w:hint="eastAsia"/>
            <w:szCs w:val="24"/>
          </w:rPr>
          <w:t>设置为0.1，即设置</w:t>
        </w:r>
        <w:proofErr w:type="gramStart"/>
        <w:r>
          <w:rPr>
            <w:rFonts w:ascii="宋体" w:hAnsi="宋体" w:hint="eastAsia"/>
            <w:szCs w:val="24"/>
          </w:rPr>
          <w:t>正则化项的</w:t>
        </w:r>
        <w:proofErr w:type="gramEnd"/>
        <w:r>
          <w:rPr>
            <w:rFonts w:ascii="宋体" w:hAnsi="宋体" w:hint="eastAsia"/>
            <w:szCs w:val="24"/>
          </w:rPr>
          <w:t>系数为0.1；</w:t>
        </w:r>
        <w:r>
          <w:rPr>
            <w:rFonts w:ascii="宋体" w:hAnsi="宋体"/>
            <w:szCs w:val="24"/>
          </w:rPr>
          <w:t>dropout</w:t>
        </w:r>
        <w:r>
          <w:rPr>
            <w:rFonts w:ascii="宋体" w:hAnsi="宋体" w:hint="eastAsia"/>
            <w:szCs w:val="24"/>
          </w:rPr>
          <w:t>设置为0.1，即设置神经元的损失概率；</w:t>
        </w:r>
        <w:proofErr w:type="spellStart"/>
        <w:r>
          <w:rPr>
            <w:rFonts w:ascii="宋体" w:hAnsi="宋体" w:hint="eastAsia"/>
            <w:szCs w:val="24"/>
          </w:rPr>
          <w:t>weight_decay</w:t>
        </w:r>
        <w:proofErr w:type="spellEnd"/>
        <w:r>
          <w:rPr>
            <w:rFonts w:ascii="宋体" w:hAnsi="宋体" w:hint="eastAsia"/>
            <w:szCs w:val="24"/>
          </w:rPr>
          <w:t>设置为5*10</w:t>
        </w:r>
        <w:r>
          <w:rPr>
            <w:rFonts w:ascii="宋体" w:hAnsi="宋体" w:hint="eastAsia"/>
            <w:szCs w:val="24"/>
            <w:vertAlign w:val="superscript"/>
          </w:rPr>
          <w:t>-5</w:t>
        </w:r>
        <w:r>
          <w:rPr>
            <w:rFonts w:ascii="宋体" w:hAnsi="宋体" w:hint="eastAsia"/>
            <w:szCs w:val="24"/>
          </w:rPr>
          <w:t>，即设置L2正则化的系数为5*10</w:t>
        </w:r>
        <w:r>
          <w:rPr>
            <w:rFonts w:ascii="宋体" w:hAnsi="宋体" w:hint="eastAsia"/>
            <w:szCs w:val="24"/>
            <w:vertAlign w:val="superscript"/>
          </w:rPr>
          <w:t>-5</w:t>
        </w:r>
        <w:r>
          <w:rPr>
            <w:rFonts w:ascii="宋体" w:hAnsi="宋体" w:hint="eastAsia"/>
            <w:szCs w:val="24"/>
          </w:rPr>
          <w:t>，后三者均用于提升模型的泛化能力。</w:t>
        </w:r>
      </w:ins>
    </w:p>
    <w:p w14:paraId="75396B61" w14:textId="77777777" w:rsidR="00B53220" w:rsidRDefault="00000000">
      <w:pPr>
        <w:spacing w:before="156" w:after="156"/>
        <w:jc w:val="center"/>
        <w:rPr>
          <w:del w:id="230" w:author="清欢" w:date="2024-08-10T21:47:00Z"/>
          <w:rFonts w:ascii="宋体" w:hAnsi="宋体" w:hint="eastAsia"/>
          <w:szCs w:val="24"/>
        </w:rPr>
      </w:pPr>
      <w:ins w:id="231" w:author="清欢" w:date="2024-08-10T21:47:00Z">
        <w:r>
          <w:rPr>
            <w:rFonts w:ascii="宋体" w:hAnsi="宋体" w:hint="eastAsia"/>
            <w:szCs w:val="24"/>
          </w:rPr>
          <w:t>表4 模型实验参数</w:t>
        </w:r>
      </w:ins>
    </w:p>
    <w:p w14:paraId="36D95B08" w14:textId="77777777" w:rsidR="00B53220" w:rsidRDefault="00000000">
      <w:pPr>
        <w:spacing w:before="156" w:after="156"/>
        <w:jc w:val="center"/>
        <w:rPr>
          <w:del w:id="232" w:author="清欢" w:date="2024-08-10T21:46:00Z"/>
          <w:rFonts w:ascii="宋体" w:hAnsi="宋体" w:hint="eastAsia"/>
          <w:szCs w:val="24"/>
        </w:rPr>
      </w:pPr>
      <w:del w:id="233" w:author="清欢" w:date="2024-08-10T21:46:00Z">
        <w:r>
          <w:rPr>
            <w:rFonts w:ascii="宋体" w:hAnsi="宋体" w:hint="eastAsia"/>
            <w:szCs w:val="24"/>
          </w:rPr>
          <w:delText>表1 实验环境参数</w:delText>
        </w:r>
      </w:del>
    </w:p>
    <w:p w14:paraId="4B85FFDF" w14:textId="77777777" w:rsidR="00B53220" w:rsidRDefault="00000000">
      <w:pPr>
        <w:spacing w:before="156" w:after="156"/>
        <w:jc w:val="center"/>
        <w:rPr>
          <w:rFonts w:ascii="宋体" w:hAnsi="宋体" w:hint="eastAsia"/>
          <w:szCs w:val="24"/>
        </w:rPr>
      </w:pPr>
      <w:r>
        <w:rPr>
          <w:rFonts w:ascii="宋体" w:hAnsi="宋体"/>
          <w:noProof/>
          <w:szCs w:val="24"/>
        </w:rPr>
        <w:drawing>
          <wp:inline distT="0" distB="0" distL="0" distR="0" wp14:anchorId="16BD3DEA" wp14:editId="74FD0409">
            <wp:extent cx="5274310" cy="2199640"/>
            <wp:effectExtent l="0" t="0" r="2540" b="0"/>
            <wp:docPr id="10981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6604" name="图片 1"/>
                    <pic:cNvPicPr>
                      <a:picLocks noChangeAspect="1"/>
                    </pic:cNvPicPr>
                  </pic:nvPicPr>
                  <pic:blipFill>
                    <a:blip r:embed="rId51"/>
                    <a:stretch>
                      <a:fillRect/>
                    </a:stretch>
                  </pic:blipFill>
                  <pic:spPr>
                    <a:xfrm>
                      <a:off x="0" y="0"/>
                      <a:ext cx="5274310" cy="2199640"/>
                    </a:xfrm>
                    <a:prstGeom prst="rect">
                      <a:avLst/>
                    </a:prstGeom>
                  </pic:spPr>
                </pic:pic>
              </a:graphicData>
            </a:graphic>
          </wp:inline>
        </w:drawing>
      </w:r>
    </w:p>
    <w:p w14:paraId="0C6C1CDE" w14:textId="77777777" w:rsidR="00385EA8" w:rsidRDefault="00385EA8" w:rsidP="00385EA8">
      <w:pPr>
        <w:spacing w:before="156" w:after="156"/>
        <w:rPr>
          <w:rFonts w:ascii="宋体" w:hAnsi="宋体" w:hint="eastAsia"/>
          <w:szCs w:val="24"/>
        </w:rPr>
        <w:sectPr w:rsidR="00385EA8" w:rsidSect="00385EA8">
          <w:pgSz w:w="11906" w:h="16838"/>
          <w:pgMar w:top="1440" w:right="1800" w:bottom="1440" w:left="1800" w:header="851" w:footer="992" w:gutter="0"/>
          <w:cols w:space="425"/>
          <w:docGrid w:type="lines" w:linePitch="312"/>
        </w:sectPr>
      </w:pPr>
    </w:p>
    <w:p w14:paraId="4126E6AC" w14:textId="77777777" w:rsidR="00385EA8" w:rsidRDefault="00385EA8" w:rsidP="00385EA8">
      <w:pPr>
        <w:spacing w:before="156" w:after="156"/>
        <w:rPr>
          <w:rFonts w:ascii="宋体" w:hAnsi="宋体" w:hint="eastAsia"/>
          <w:szCs w:val="24"/>
        </w:rPr>
      </w:pPr>
    </w:p>
    <w:p w14:paraId="6EB5F02A" w14:textId="77777777" w:rsidR="00B53220" w:rsidRDefault="00000000">
      <w:pPr>
        <w:spacing w:before="156" w:after="156"/>
        <w:jc w:val="center"/>
        <w:rPr>
          <w:del w:id="234" w:author="清欢" w:date="2024-08-10T21:47:00Z"/>
          <w:rFonts w:ascii="宋体" w:hAnsi="宋体" w:hint="eastAsia"/>
          <w:szCs w:val="24"/>
        </w:rPr>
      </w:pPr>
      <w:del w:id="235" w:author="清欢" w:date="2024-08-10T21:47:00Z">
        <w:r>
          <w:rPr>
            <w:rFonts w:ascii="宋体" w:hAnsi="宋体" w:hint="eastAsia"/>
            <w:szCs w:val="24"/>
          </w:rPr>
          <w:delText>表2 模型实验参数</w:delText>
        </w:r>
      </w:del>
    </w:p>
    <w:p w14:paraId="54CB7983" w14:textId="4692A4D6" w:rsidR="00B53220" w:rsidRPr="00B53220" w:rsidRDefault="00000000">
      <w:pPr>
        <w:pStyle w:val="1"/>
        <w:spacing w:before="156" w:after="156"/>
        <w:jc w:val="center"/>
        <w:rPr>
          <w:rFonts w:hint="eastAsia"/>
          <w:highlight w:val="yellow"/>
          <w:rPrChange w:id="236" w:author="清欢" w:date="2024-08-10T21:48:00Z">
            <w:rPr>
              <w:rFonts w:hint="eastAsia"/>
            </w:rPr>
          </w:rPrChange>
        </w:rPr>
      </w:pPr>
      <w:bookmarkStart w:id="237" w:name="_Toc13430"/>
      <w:bookmarkStart w:id="238" w:name="_Toc174289688"/>
      <w:r>
        <w:rPr>
          <w:rFonts w:hint="eastAsia"/>
        </w:rPr>
        <w:t>第三章</w:t>
      </w:r>
      <w:r>
        <w:rPr>
          <w:rFonts w:hint="eastAsia"/>
        </w:rPr>
        <w:t xml:space="preserve"> </w:t>
      </w:r>
      <w:r w:rsidRPr="00A2393E">
        <w:rPr>
          <w:rFonts w:hint="eastAsia"/>
        </w:rPr>
        <w:t>创新性说明</w:t>
      </w:r>
      <w:bookmarkEnd w:id="237"/>
      <w:bookmarkEnd w:id="238"/>
    </w:p>
    <w:p w14:paraId="1D0172FB" w14:textId="77777777" w:rsidR="00B53220" w:rsidRDefault="00000000">
      <w:pPr>
        <w:pStyle w:val="2"/>
        <w:spacing w:before="156" w:after="156"/>
      </w:pPr>
      <w:bookmarkStart w:id="239" w:name="_Toc27802"/>
      <w:bookmarkStart w:id="240" w:name="_Toc174289689"/>
      <w:r>
        <w:rPr>
          <w:rFonts w:hint="eastAsia"/>
        </w:rPr>
        <w:t xml:space="preserve">3.1 </w:t>
      </w:r>
      <w:bookmarkEnd w:id="239"/>
      <w:r>
        <w:rPr>
          <w:rFonts w:hint="eastAsia"/>
        </w:rPr>
        <w:t>本作品提出并设计了新型检测架构</w:t>
      </w:r>
      <w:r>
        <w:rPr>
          <w:rFonts w:hint="eastAsia"/>
        </w:rPr>
        <w:t>----SV-Shield</w:t>
      </w:r>
      <w:bookmarkEnd w:id="240"/>
    </w:p>
    <w:p w14:paraId="5BA4B93C" w14:textId="77777777" w:rsidR="00B53220" w:rsidRDefault="00000000">
      <w:pPr>
        <w:spacing w:before="156" w:after="156"/>
        <w:rPr>
          <w:rFonts w:ascii="宋体" w:hAnsi="宋体" w:cs="宋体" w:hint="eastAsia"/>
        </w:rPr>
      </w:pPr>
      <w:r>
        <w:t xml:space="preserve"> </w:t>
      </w:r>
      <w:r>
        <w:rPr>
          <w:rFonts w:ascii="宋体" w:hAnsi="宋体" w:cs="宋体" w:hint="eastAsia"/>
        </w:rPr>
        <w:tab/>
        <w:t>本文在总结前辈学者提出的多模态模型架构后，融合了文本检测、音频检测、关键帧、连续</w:t>
      </w:r>
      <w:proofErr w:type="gramStart"/>
      <w:r>
        <w:rPr>
          <w:rFonts w:ascii="宋体" w:hAnsi="宋体" w:cs="宋体" w:hint="eastAsia"/>
        </w:rPr>
        <w:t>帧</w:t>
      </w:r>
      <w:proofErr w:type="gramEnd"/>
      <w:r>
        <w:rPr>
          <w:rFonts w:ascii="宋体" w:hAnsi="宋体" w:cs="宋体" w:hint="eastAsia"/>
        </w:rPr>
        <w:t>以及社会背景和用户特征等多个模态的检测。形成了更为立体的多模态检测模型——SV-Shield。本文便是使用此方法对短视频虚假新闻进行针对性检测。在它包含了丰富的关于新闻内容和社会背景的特征，不仅为不同的方法提供了基准，也支持了各种与假新闻相关的研究。本文通过深入地统计分析，从多个角度揭示了假新闻视频与</w:t>
      </w:r>
      <w:proofErr w:type="gramStart"/>
      <w:r>
        <w:rPr>
          <w:rFonts w:ascii="宋体" w:hAnsi="宋体" w:cs="宋体" w:hint="eastAsia"/>
        </w:rPr>
        <w:t>真新闻</w:t>
      </w:r>
      <w:proofErr w:type="gramEnd"/>
      <w:r>
        <w:rPr>
          <w:rFonts w:ascii="宋体" w:hAnsi="宋体" w:cs="宋体" w:hint="eastAsia"/>
        </w:rPr>
        <w:t>视频的差异。根据这些特征构建了本数据集，并用作本文设计的SV-Shield模型的训练。</w:t>
      </w:r>
    </w:p>
    <w:p w14:paraId="59631986" w14:textId="77777777" w:rsidR="00B53220" w:rsidRDefault="00000000">
      <w:pPr>
        <w:pStyle w:val="2"/>
        <w:spacing w:before="156" w:after="156"/>
      </w:pPr>
      <w:bookmarkStart w:id="241" w:name="_Toc19682"/>
      <w:bookmarkStart w:id="242" w:name="_Toc174289690"/>
      <w:r>
        <w:rPr>
          <w:rFonts w:hint="eastAsia"/>
        </w:rPr>
        <w:t xml:space="preserve">3.2 </w:t>
      </w:r>
      <w:r>
        <w:rPr>
          <w:rFonts w:hint="eastAsia"/>
        </w:rPr>
        <w:t>引用并对中国目前最大的短视频假新闻数据集进行扩展</w:t>
      </w:r>
      <w:bookmarkEnd w:id="241"/>
      <w:r>
        <w:rPr>
          <w:rFonts w:hint="eastAsia"/>
        </w:rPr>
        <w:t>并且对模态数据进行处理</w:t>
      </w:r>
      <w:bookmarkEnd w:id="242"/>
    </w:p>
    <w:p w14:paraId="49D704A4" w14:textId="1E08EA19" w:rsidR="00B53220" w:rsidRDefault="00000000">
      <w:pPr>
        <w:spacing w:before="156" w:after="156"/>
        <w:rPr>
          <w:rFonts w:hint="eastAsia"/>
        </w:rPr>
      </w:pPr>
      <w:r>
        <w:tab/>
      </w:r>
      <w:r>
        <w:rPr>
          <w:rFonts w:hint="eastAsia"/>
        </w:rPr>
        <w:t>本文所引用的数据集为中国目前最大的短视频假新闻数据集，但其中的假新闻短视频较为陈旧。面对日渐成熟的虚假新闻检测技术，假新闻短视频发布者会采取更多样的修改方法让短视频越来越逼真。因此本团队</w:t>
      </w:r>
      <w:proofErr w:type="gramStart"/>
      <w:r>
        <w:rPr>
          <w:rFonts w:hint="eastAsia"/>
        </w:rPr>
        <w:t>选取抖音上</w:t>
      </w:r>
      <w:proofErr w:type="gramEnd"/>
      <w:r>
        <w:rPr>
          <w:rFonts w:hint="eastAsia"/>
        </w:rPr>
        <w:t>最新的假新闻短视频并且进行手动标注，将其加入到原有的数据集中，有利于本文所设计的模型的训练。</w:t>
      </w:r>
    </w:p>
    <w:p w14:paraId="58D9F50C" w14:textId="77777777" w:rsidR="00B53220" w:rsidRDefault="00000000">
      <w:pPr>
        <w:pStyle w:val="2"/>
        <w:spacing w:before="156" w:after="156"/>
      </w:pPr>
      <w:bookmarkStart w:id="243" w:name="_Toc13723"/>
      <w:bookmarkStart w:id="244" w:name="_Toc174289691"/>
      <w:r>
        <w:rPr>
          <w:rFonts w:hint="eastAsia"/>
        </w:rPr>
        <w:t>3.3</w:t>
      </w:r>
      <w:bookmarkEnd w:id="243"/>
      <w:r>
        <w:rPr>
          <w:rFonts w:hint="eastAsia"/>
        </w:rPr>
        <w:t>在社会背景方面的算法和数据处理突破</w:t>
      </w:r>
      <w:bookmarkEnd w:id="244"/>
    </w:p>
    <w:p w14:paraId="3C9AB5A9" w14:textId="77777777" w:rsidR="00B53220" w:rsidRDefault="00000000" w:rsidP="00A2393E">
      <w:pPr>
        <w:pStyle w:val="ae"/>
        <w:widowControl/>
        <w:spacing w:beforeLines="0" w:before="156" w:afterLines="0" w:after="156"/>
        <w:ind w:firstLineChars="0"/>
        <w:jc w:val="left"/>
        <w:rPr>
          <w:rFonts w:ascii="宋体" w:hAnsi="宋体" w:cs="宋体" w:hint="eastAsia"/>
          <w:szCs w:val="24"/>
        </w:rPr>
      </w:pPr>
      <w:r>
        <w:rPr>
          <w:rFonts w:ascii="宋体" w:hAnsi="宋体" w:cs="宋体" w:hint="eastAsia"/>
        </w:rPr>
        <w:t>本文相比</w:t>
      </w:r>
      <w:proofErr w:type="gramStart"/>
      <w:r>
        <w:rPr>
          <w:rFonts w:ascii="宋体" w:hAnsi="宋体" w:cs="宋体" w:hint="eastAsia"/>
        </w:rPr>
        <w:t>于之前</w:t>
      </w:r>
      <w:proofErr w:type="gramEnd"/>
      <w:r>
        <w:rPr>
          <w:rFonts w:ascii="宋体" w:hAnsi="宋体" w:cs="宋体" w:hint="eastAsia"/>
        </w:rPr>
        <w:t>类似的多模态检测技术，</w:t>
      </w:r>
      <w:r>
        <w:rPr>
          <w:rFonts w:ascii="宋体" w:hAnsi="宋体" w:hint="eastAsia"/>
          <w:szCs w:val="24"/>
        </w:rPr>
        <w:t>本作品主要侧重于社会背景</w:t>
      </w:r>
      <w:proofErr w:type="gramStart"/>
      <w:r>
        <w:rPr>
          <w:rFonts w:ascii="宋体" w:hAnsi="宋体" w:hint="eastAsia"/>
          <w:szCs w:val="24"/>
        </w:rPr>
        <w:t>对抖音</w:t>
      </w:r>
      <w:proofErr w:type="gramEnd"/>
      <w:r>
        <w:rPr>
          <w:rFonts w:ascii="宋体" w:hAnsi="宋体" w:hint="eastAsia"/>
          <w:szCs w:val="24"/>
        </w:rPr>
        <w:t>虚假新闻短视频检测的影响，本团队统计了大量有关社会背景的数据进行项目支撑，目的以社会背景为切入点进行算法设计和优化以提升检测准确率。本团队在评论信息特征提取后设计一个全新的算法公式利用每条评论</w:t>
      </w:r>
      <w:proofErr w:type="gramStart"/>
      <w:r>
        <w:rPr>
          <w:rFonts w:ascii="宋体" w:hAnsi="宋体" w:hint="eastAsia"/>
          <w:szCs w:val="24"/>
        </w:rPr>
        <w:t>点赞数</w:t>
      </w:r>
      <w:proofErr w:type="gramEnd"/>
      <w:r>
        <w:rPr>
          <w:rFonts w:ascii="宋体" w:hAnsi="宋体" w:hint="eastAsia"/>
          <w:szCs w:val="24"/>
        </w:rPr>
        <w:t>的不</w:t>
      </w:r>
      <w:r>
        <w:rPr>
          <w:rFonts w:ascii="宋体" w:hAnsi="宋体" w:hint="eastAsia"/>
          <w:szCs w:val="24"/>
        </w:rPr>
        <w:lastRenderedPageBreak/>
        <w:t>同来解决</w:t>
      </w:r>
      <w:proofErr w:type="gramStart"/>
      <w:r>
        <w:rPr>
          <w:rFonts w:ascii="宋体" w:hAnsi="宋体" w:hint="eastAsia"/>
          <w:szCs w:val="24"/>
        </w:rPr>
        <w:t>抖音中</w:t>
      </w:r>
      <w:proofErr w:type="gramEnd"/>
      <w:r>
        <w:rPr>
          <w:rFonts w:ascii="宋体" w:hAnsi="宋体" w:hint="eastAsia"/>
          <w:szCs w:val="24"/>
        </w:rPr>
        <w:t>评论信息重要性无法体现的问题。本团队在经过数据统计后认为原数据集中的数据过于冗余，采取主成分分析法对数据样本进行降维，减少计算复杂度，避免形成过拟合。</w:t>
      </w:r>
    </w:p>
    <w:p w14:paraId="1637E83E" w14:textId="77777777" w:rsidR="00B53220" w:rsidRDefault="00000000">
      <w:pPr>
        <w:spacing w:before="156" w:after="156"/>
        <w:rPr>
          <w:rFonts w:ascii="宋体" w:hAnsi="宋体" w:cs="宋体" w:hint="eastAsia"/>
        </w:rPr>
      </w:pPr>
      <w:r>
        <w:rPr>
          <w:rFonts w:ascii="宋体" w:hAnsi="宋体" w:cs="宋体" w:hint="eastAsia"/>
        </w:rPr>
        <w:br w:type="page"/>
      </w:r>
    </w:p>
    <w:p w14:paraId="79D54FD0" w14:textId="77777777" w:rsidR="00B53220" w:rsidRDefault="00000000">
      <w:pPr>
        <w:pStyle w:val="1"/>
        <w:spacing w:before="156" w:after="156"/>
        <w:jc w:val="center"/>
        <w:rPr>
          <w:rFonts w:ascii="宋体" w:hAnsi="宋体" w:hint="eastAsia"/>
          <w:w w:val="95"/>
          <w:position w:val="2"/>
          <w:sz w:val="32"/>
          <w:szCs w:val="32"/>
        </w:rPr>
      </w:pPr>
      <w:bookmarkStart w:id="245" w:name="_Toc13231"/>
      <w:bookmarkStart w:id="246" w:name="_Toc174289692"/>
      <w:r>
        <w:rPr>
          <w:rFonts w:hint="eastAsia"/>
        </w:rPr>
        <w:lastRenderedPageBreak/>
        <w:t>总结</w:t>
      </w:r>
      <w:bookmarkEnd w:id="245"/>
      <w:bookmarkEnd w:id="246"/>
    </w:p>
    <w:p w14:paraId="0763CEBC" w14:textId="7F8771ED" w:rsidR="00B53220" w:rsidRDefault="00000000">
      <w:pPr>
        <w:spacing w:before="156" w:after="156"/>
        <w:ind w:firstLine="420"/>
        <w:rPr>
          <w:rFonts w:ascii="宋体" w:hAnsi="宋体" w:cs="宋体" w:hint="eastAsia"/>
        </w:rPr>
      </w:pPr>
      <w:r>
        <w:rPr>
          <w:rFonts w:ascii="宋体" w:hAnsi="宋体" w:cs="宋体" w:hint="eastAsia"/>
        </w:rPr>
        <w:t>本文提出了基于社会背景的短视频平台新闻检测模型SV-Shield，在中国目前最大的短视频虚假新闻数据集ES-SV上进行模型训练测试。</w:t>
      </w:r>
      <w:r w:rsidR="00A2393E">
        <w:rPr>
          <w:rFonts w:ascii="宋体" w:hAnsi="宋体" w:cs="宋体" w:hint="eastAsia"/>
        </w:rPr>
        <w:t>ES-SV</w:t>
      </w:r>
      <w:r>
        <w:rPr>
          <w:rFonts w:ascii="宋体" w:hAnsi="宋体" w:cs="宋体" w:hint="eastAsia"/>
        </w:rPr>
        <w:t>包含了丰富的关于新闻内容和社会背景的特征，为本文提出的SV-Shield模型检测方法提供了基准。本文提出的SV-Shield模型从多个模态的角度对虚假新闻进行分析并检测，最终得到了相当可观的正确率。相较于传统的多模态检测技术，本文在使用传统的深度学习检测技术之外，引用了有关社会背景和用户特征的检测。这一引用使得检测模型更加的立体并且大幅度地提高了最终的检测正确率。本文认为SV-Shield模型技术的使用可以较大程度上地遏制短视频虚假新闻的传播，减少网民被虚假新闻误导的不良现象，有利于短视频平台健康绿色地发展。</w:t>
      </w:r>
    </w:p>
    <w:p w14:paraId="1AFEB2A1" w14:textId="77777777" w:rsidR="00B53220" w:rsidRDefault="00000000">
      <w:pPr>
        <w:spacing w:before="156" w:after="156"/>
        <w:rPr>
          <w:rFonts w:hint="eastAsia"/>
        </w:rPr>
      </w:pPr>
      <w:r>
        <w:rPr>
          <w:rFonts w:hint="eastAsia"/>
        </w:rPr>
        <w:br w:type="page"/>
      </w:r>
    </w:p>
    <w:p w14:paraId="38178409" w14:textId="77777777" w:rsidR="00B53220" w:rsidRDefault="00000000">
      <w:pPr>
        <w:pStyle w:val="1"/>
        <w:spacing w:before="156" w:after="156"/>
        <w:jc w:val="center"/>
        <w:rPr>
          <w:rFonts w:hint="eastAsia"/>
        </w:rPr>
      </w:pPr>
      <w:bookmarkStart w:id="247" w:name="_Toc20969"/>
      <w:bookmarkStart w:id="248" w:name="_Toc174289693"/>
      <w:r>
        <w:rPr>
          <w:rFonts w:hint="eastAsia"/>
        </w:rPr>
        <w:lastRenderedPageBreak/>
        <w:t>参考文献</w:t>
      </w:r>
      <w:bookmarkEnd w:id="247"/>
      <w:bookmarkEnd w:id="248"/>
    </w:p>
    <w:p w14:paraId="793113EC" w14:textId="77777777" w:rsidR="00B53220" w:rsidRDefault="00000000">
      <w:pPr>
        <w:spacing w:before="156" w:after="156"/>
        <w:rPr>
          <w:rFonts w:ascii="Times New Roman" w:hAnsi="Times New Roman"/>
          <w:b/>
          <w:bCs/>
          <w:w w:val="95"/>
          <w:position w:val="2"/>
          <w:szCs w:val="24"/>
        </w:rPr>
      </w:pPr>
      <w:r>
        <w:rPr>
          <w:rFonts w:ascii="Times New Roman" w:hAnsi="Times New Roman"/>
          <w:w w:val="95"/>
          <w:position w:val="2"/>
          <w:szCs w:val="24"/>
        </w:rPr>
        <w:t xml:space="preserve">[1] </w:t>
      </w:r>
      <w:proofErr w:type="gramStart"/>
      <w:r>
        <w:rPr>
          <w:rFonts w:ascii="Times New Roman" w:hAnsi="Times New Roman"/>
          <w:w w:val="95"/>
          <w:position w:val="2"/>
          <w:szCs w:val="24"/>
        </w:rPr>
        <w:t>Liu,H.</w:t>
      </w:r>
      <w:proofErr w:type="gramEnd"/>
      <w:r>
        <w:rPr>
          <w:rFonts w:ascii="Times New Roman" w:hAnsi="Times New Roman"/>
          <w:w w:val="95"/>
          <w:position w:val="2"/>
          <w:szCs w:val="24"/>
        </w:rPr>
        <w:t>;</w:t>
      </w:r>
      <w:proofErr w:type="gramStart"/>
      <w:r>
        <w:rPr>
          <w:rFonts w:ascii="Times New Roman" w:hAnsi="Times New Roman"/>
          <w:w w:val="95"/>
          <w:position w:val="2"/>
          <w:szCs w:val="24"/>
        </w:rPr>
        <w:t>Chen,S.</w:t>
      </w:r>
      <w:proofErr w:type="gramEnd"/>
      <w:r>
        <w:rPr>
          <w:rFonts w:ascii="Times New Roman" w:hAnsi="Times New Roman"/>
          <w:w w:val="95"/>
          <w:position w:val="2"/>
          <w:szCs w:val="24"/>
        </w:rPr>
        <w:t>;</w:t>
      </w:r>
      <w:proofErr w:type="gramStart"/>
      <w:r>
        <w:rPr>
          <w:rFonts w:ascii="Times New Roman" w:hAnsi="Times New Roman"/>
          <w:w w:val="95"/>
          <w:position w:val="2"/>
          <w:szCs w:val="24"/>
        </w:rPr>
        <w:t>Cao,S.</w:t>
      </w:r>
      <w:proofErr w:type="gramEnd"/>
      <w:r>
        <w:rPr>
          <w:rFonts w:ascii="Times New Roman" w:hAnsi="Times New Roman"/>
          <w:w w:val="95"/>
          <w:position w:val="2"/>
          <w:szCs w:val="24"/>
        </w:rPr>
        <w:t>;</w:t>
      </w:r>
      <w:proofErr w:type="gramStart"/>
      <w:r>
        <w:rPr>
          <w:rFonts w:ascii="Times New Roman" w:hAnsi="Times New Roman"/>
          <w:w w:val="95"/>
          <w:position w:val="2"/>
          <w:szCs w:val="24"/>
        </w:rPr>
        <w:t>Zhu,J.</w:t>
      </w:r>
      <w:proofErr w:type="gramEnd"/>
      <w:r>
        <w:rPr>
          <w:rFonts w:ascii="Times New Roman" w:hAnsi="Times New Roman"/>
          <w:w w:val="95"/>
          <w:position w:val="2"/>
          <w:szCs w:val="24"/>
        </w:rPr>
        <w:t>;</w:t>
      </w:r>
      <w:proofErr w:type="spellStart"/>
      <w:proofErr w:type="gramStart"/>
      <w:r>
        <w:rPr>
          <w:rFonts w:ascii="Times New Roman" w:hAnsi="Times New Roman"/>
          <w:w w:val="95"/>
          <w:position w:val="2"/>
          <w:szCs w:val="24"/>
        </w:rPr>
        <w:t>Ren,Q</w:t>
      </w:r>
      <w:proofErr w:type="spellEnd"/>
      <w:r>
        <w:rPr>
          <w:rFonts w:ascii="Times New Roman" w:hAnsi="Times New Roman"/>
          <w:w w:val="95"/>
          <w:position w:val="2"/>
          <w:szCs w:val="24"/>
        </w:rPr>
        <w:t>.</w:t>
      </w:r>
      <w:proofErr w:type="gramEnd"/>
      <w:r>
        <w:rPr>
          <w:rFonts w:ascii="Times New Roman" w:hAnsi="Times New Roman"/>
          <w:w w:val="95"/>
          <w:position w:val="2"/>
          <w:szCs w:val="24"/>
        </w:rPr>
        <w:t>;</w:t>
      </w:r>
      <w:r>
        <w:rPr>
          <w:rFonts w:ascii="Times New Roman" w:hAnsi="Times New Roman"/>
          <w:szCs w:val="24"/>
          <w:shd w:val="clear" w:color="auto" w:fill="FFFFFF"/>
        </w:rPr>
        <w:t xml:space="preserve"> Research on False News Detection Based on Multi-modal Learning.</w:t>
      </w:r>
    </w:p>
    <w:p w14:paraId="6AD64FF3" w14:textId="77777777" w:rsidR="00B53220" w:rsidRDefault="00000000">
      <w:pPr>
        <w:spacing w:before="156" w:after="156"/>
        <w:rPr>
          <w:rFonts w:ascii="Times New Roman" w:hAnsi="Times New Roman"/>
          <w:szCs w:val="24"/>
        </w:rPr>
      </w:pPr>
      <w:r>
        <w:rPr>
          <w:rFonts w:ascii="Times New Roman" w:hAnsi="Times New Roman"/>
          <w:szCs w:val="24"/>
        </w:rPr>
        <w:t>[</w:t>
      </w:r>
      <w:proofErr w:type="gramStart"/>
      <w:r>
        <w:rPr>
          <w:rFonts w:ascii="Times New Roman" w:hAnsi="Times New Roman"/>
          <w:szCs w:val="24"/>
        </w:rPr>
        <w:t>2]Murayama</w:t>
      </w:r>
      <w:proofErr w:type="gramEnd"/>
      <w:r>
        <w:rPr>
          <w:rFonts w:ascii="Times New Roman" w:hAnsi="Times New Roman"/>
          <w:szCs w:val="24"/>
        </w:rPr>
        <w:t xml:space="preserve">, </w:t>
      </w:r>
      <w:r>
        <w:rPr>
          <w:rFonts w:ascii="Times New Roman" w:hAnsi="Times New Roman"/>
          <w:spacing w:val="-8"/>
          <w:szCs w:val="24"/>
        </w:rPr>
        <w:t xml:space="preserve">T.  </w:t>
      </w:r>
      <w:r>
        <w:rPr>
          <w:rFonts w:ascii="Times New Roman" w:hAnsi="Times New Roman"/>
          <w:szCs w:val="24"/>
        </w:rPr>
        <w:t xml:space="preserve">2021.  </w:t>
      </w:r>
      <w:proofErr w:type="gramStart"/>
      <w:r>
        <w:rPr>
          <w:rFonts w:ascii="Times New Roman" w:hAnsi="Times New Roman"/>
          <w:szCs w:val="24"/>
        </w:rPr>
        <w:t>Dataset  of</w:t>
      </w:r>
      <w:proofErr w:type="gramEnd"/>
      <w:r>
        <w:rPr>
          <w:rFonts w:ascii="Times New Roman" w:hAnsi="Times New Roman"/>
          <w:szCs w:val="24"/>
        </w:rPr>
        <w:t xml:space="preserve">  </w:t>
      </w:r>
      <w:proofErr w:type="gramStart"/>
      <w:r>
        <w:rPr>
          <w:rFonts w:ascii="Times New Roman" w:hAnsi="Times New Roman"/>
          <w:szCs w:val="24"/>
        </w:rPr>
        <w:t>Fake  News</w:t>
      </w:r>
      <w:proofErr w:type="gramEnd"/>
      <w:r>
        <w:rPr>
          <w:rFonts w:ascii="Times New Roman" w:hAnsi="Times New Roman"/>
          <w:szCs w:val="24"/>
        </w:rPr>
        <w:t xml:space="preserve">  Detection and Fact Verification: A </w:t>
      </w:r>
      <w:r>
        <w:rPr>
          <w:rFonts w:ascii="Times New Roman" w:hAnsi="Times New Roman"/>
          <w:spacing w:val="-3"/>
          <w:szCs w:val="24"/>
        </w:rPr>
        <w:t xml:space="preserve">Survey. </w:t>
      </w:r>
      <w:proofErr w:type="spellStart"/>
      <w:r>
        <w:rPr>
          <w:rFonts w:ascii="Times New Roman" w:hAnsi="Times New Roman"/>
          <w:i/>
          <w:szCs w:val="24"/>
        </w:rPr>
        <w:t>arXiv</w:t>
      </w:r>
      <w:proofErr w:type="spellEnd"/>
      <w:r>
        <w:rPr>
          <w:rFonts w:ascii="Times New Roman" w:hAnsi="Times New Roman"/>
          <w:i/>
          <w:szCs w:val="24"/>
        </w:rPr>
        <w:t xml:space="preserve"> </w:t>
      </w:r>
      <w:r>
        <w:rPr>
          <w:rFonts w:ascii="Times New Roman" w:hAnsi="Times New Roman"/>
          <w:i/>
          <w:spacing w:val="-3"/>
          <w:szCs w:val="24"/>
        </w:rPr>
        <w:t xml:space="preserve">preprint </w:t>
      </w:r>
      <w:bookmarkStart w:id="249" w:name="_bookmark42"/>
      <w:bookmarkEnd w:id="249"/>
      <w:r>
        <w:rPr>
          <w:rFonts w:ascii="Times New Roman" w:hAnsi="Times New Roman"/>
          <w:i/>
          <w:szCs w:val="24"/>
        </w:rPr>
        <w:t>arXiv:2111.03299</w:t>
      </w:r>
      <w:r>
        <w:rPr>
          <w:rFonts w:ascii="Times New Roman" w:hAnsi="Times New Roman"/>
          <w:szCs w:val="24"/>
        </w:rPr>
        <w:t>.</w:t>
      </w:r>
    </w:p>
    <w:p w14:paraId="3AC60A00" w14:textId="77777777" w:rsidR="00B53220" w:rsidRDefault="00000000">
      <w:pPr>
        <w:spacing w:before="156" w:after="156"/>
        <w:rPr>
          <w:rFonts w:ascii="Times New Roman" w:hAnsi="Times New Roman"/>
          <w:szCs w:val="24"/>
        </w:rPr>
      </w:pPr>
      <w:r>
        <w:rPr>
          <w:rFonts w:ascii="Times New Roman" w:hAnsi="Times New Roman"/>
          <w:szCs w:val="24"/>
        </w:rPr>
        <w:t>[</w:t>
      </w:r>
      <w:proofErr w:type="gramStart"/>
      <w:r>
        <w:rPr>
          <w:rFonts w:ascii="Times New Roman" w:hAnsi="Times New Roman"/>
          <w:szCs w:val="24"/>
        </w:rPr>
        <w:t>3]Papadopoulou</w:t>
      </w:r>
      <w:proofErr w:type="gramEnd"/>
      <w:r>
        <w:rPr>
          <w:rFonts w:ascii="Times New Roman" w:hAnsi="Times New Roman"/>
          <w:szCs w:val="24"/>
        </w:rPr>
        <w:t xml:space="preserve">, O.; Zampoglou, M.; Papadopoulos, S.; and </w:t>
      </w:r>
      <w:proofErr w:type="spellStart"/>
      <w:r>
        <w:rPr>
          <w:rFonts w:ascii="Times New Roman" w:hAnsi="Times New Roman"/>
          <w:szCs w:val="24"/>
        </w:rPr>
        <w:t>Kompatsiaris</w:t>
      </w:r>
      <w:proofErr w:type="spellEnd"/>
      <w:r>
        <w:rPr>
          <w:rFonts w:ascii="Times New Roman" w:hAnsi="Times New Roman"/>
          <w:szCs w:val="24"/>
        </w:rPr>
        <w:t xml:space="preserve">, I. 2018. A Corpus of Debunked and Verified </w:t>
      </w:r>
      <w:bookmarkStart w:id="250" w:name="_bookmark45"/>
      <w:bookmarkEnd w:id="250"/>
      <w:r>
        <w:rPr>
          <w:rFonts w:ascii="Times New Roman" w:hAnsi="Times New Roman"/>
          <w:szCs w:val="24"/>
        </w:rPr>
        <w:t xml:space="preserve">User-Generated Videos. </w:t>
      </w:r>
      <w:r>
        <w:rPr>
          <w:rFonts w:ascii="Times New Roman" w:hAnsi="Times New Roman"/>
          <w:i/>
          <w:szCs w:val="24"/>
        </w:rPr>
        <w:t>Online Information Review</w:t>
      </w:r>
      <w:r>
        <w:rPr>
          <w:rFonts w:ascii="Times New Roman" w:hAnsi="Times New Roman"/>
          <w:szCs w:val="24"/>
        </w:rPr>
        <w:t>.</w:t>
      </w:r>
    </w:p>
    <w:p w14:paraId="5A7A6B0E" w14:textId="77777777" w:rsidR="00B53220" w:rsidRDefault="00000000">
      <w:pPr>
        <w:spacing w:before="156" w:after="156"/>
        <w:rPr>
          <w:rFonts w:ascii="Times New Roman" w:eastAsiaTheme="minorEastAsia" w:hAnsi="Times New Roman"/>
          <w:szCs w:val="24"/>
        </w:rPr>
      </w:pPr>
      <w:r>
        <w:rPr>
          <w:rFonts w:ascii="Times New Roman" w:hAnsi="Times New Roman"/>
          <w:szCs w:val="24"/>
        </w:rPr>
        <w:t>[</w:t>
      </w:r>
      <w:proofErr w:type="gramStart"/>
      <w:r>
        <w:rPr>
          <w:rFonts w:ascii="Times New Roman" w:hAnsi="Times New Roman"/>
          <w:szCs w:val="24"/>
        </w:rPr>
        <w:t>4]Qi</w:t>
      </w:r>
      <w:proofErr w:type="gramEnd"/>
      <w:r>
        <w:rPr>
          <w:rFonts w:ascii="Times New Roman" w:hAnsi="Times New Roman"/>
          <w:szCs w:val="24"/>
        </w:rPr>
        <w:t xml:space="preserve">, P.; Cao, J.; Li, X.; Liu, H.; Sheng, Q.; Mi, X.; He, </w:t>
      </w:r>
      <w:proofErr w:type="gramStart"/>
      <w:r>
        <w:rPr>
          <w:rFonts w:ascii="Times New Roman" w:hAnsi="Times New Roman"/>
          <w:szCs w:val="24"/>
        </w:rPr>
        <w:t>Q.;</w:t>
      </w:r>
      <w:proofErr w:type="spellStart"/>
      <w:r>
        <w:rPr>
          <w:rFonts w:ascii="Times New Roman" w:hAnsi="Times New Roman"/>
          <w:spacing w:val="-5"/>
          <w:szCs w:val="24"/>
        </w:rPr>
        <w:t>Lv</w:t>
      </w:r>
      <w:proofErr w:type="spellEnd"/>
      <w:proofErr w:type="gramEnd"/>
      <w:r>
        <w:rPr>
          <w:rFonts w:ascii="Times New Roman" w:hAnsi="Times New Roman"/>
          <w:spacing w:val="-5"/>
          <w:szCs w:val="24"/>
        </w:rPr>
        <w:t xml:space="preserve">, </w:t>
      </w:r>
      <w:r>
        <w:rPr>
          <w:rFonts w:ascii="Times New Roman" w:hAnsi="Times New Roman"/>
          <w:spacing w:val="-9"/>
          <w:szCs w:val="24"/>
        </w:rPr>
        <w:t xml:space="preserve">Y.; </w:t>
      </w:r>
      <w:r>
        <w:rPr>
          <w:rFonts w:ascii="Times New Roman" w:hAnsi="Times New Roman"/>
          <w:szCs w:val="24"/>
        </w:rPr>
        <w:t xml:space="preserve">Guo, C.; and </w:t>
      </w:r>
      <w:r>
        <w:rPr>
          <w:rFonts w:ascii="Times New Roman" w:hAnsi="Times New Roman"/>
          <w:spacing w:val="-8"/>
          <w:szCs w:val="24"/>
        </w:rPr>
        <w:t xml:space="preserve">Yu, </w:t>
      </w:r>
      <w:r>
        <w:rPr>
          <w:rFonts w:ascii="Times New Roman" w:hAnsi="Times New Roman"/>
          <w:spacing w:val="-13"/>
          <w:szCs w:val="24"/>
        </w:rPr>
        <w:t xml:space="preserve">Y. </w:t>
      </w:r>
      <w:r>
        <w:rPr>
          <w:rFonts w:ascii="Times New Roman" w:hAnsi="Times New Roman"/>
          <w:szCs w:val="24"/>
        </w:rPr>
        <w:t>2021. Improving Fake News Detection by Using an Entity-Enhanced Framework to</w:t>
      </w:r>
      <w:r>
        <w:rPr>
          <w:rFonts w:ascii="Times New Roman" w:hAnsi="Times New Roman"/>
          <w:spacing w:val="-20"/>
          <w:szCs w:val="24"/>
        </w:rPr>
        <w:t xml:space="preserve"> </w:t>
      </w:r>
      <w:r>
        <w:rPr>
          <w:rFonts w:ascii="Times New Roman" w:hAnsi="Times New Roman"/>
          <w:spacing w:val="-5"/>
          <w:szCs w:val="24"/>
        </w:rPr>
        <w:t xml:space="preserve">Fuse </w:t>
      </w:r>
      <w:r>
        <w:rPr>
          <w:rFonts w:ascii="Times New Roman" w:hAnsi="Times New Roman"/>
          <w:szCs w:val="24"/>
        </w:rPr>
        <w:t>Diverse</w:t>
      </w:r>
      <w:r>
        <w:rPr>
          <w:rFonts w:ascii="Times New Roman" w:hAnsi="Times New Roman"/>
          <w:spacing w:val="-10"/>
          <w:szCs w:val="24"/>
        </w:rPr>
        <w:t xml:space="preserve"> </w:t>
      </w:r>
      <w:r>
        <w:rPr>
          <w:rFonts w:ascii="Times New Roman" w:hAnsi="Times New Roman"/>
          <w:szCs w:val="24"/>
        </w:rPr>
        <w:t>Multimodal</w:t>
      </w:r>
      <w:r>
        <w:rPr>
          <w:rFonts w:ascii="Times New Roman" w:hAnsi="Times New Roman"/>
          <w:spacing w:val="-9"/>
          <w:szCs w:val="24"/>
        </w:rPr>
        <w:t xml:space="preserve"> </w:t>
      </w:r>
      <w:r>
        <w:rPr>
          <w:rFonts w:ascii="Times New Roman" w:hAnsi="Times New Roman"/>
          <w:szCs w:val="24"/>
        </w:rPr>
        <w:t>Clues.</w:t>
      </w:r>
      <w:r>
        <w:rPr>
          <w:rFonts w:ascii="Times New Roman" w:hAnsi="Times New Roman"/>
          <w:spacing w:val="5"/>
          <w:szCs w:val="24"/>
        </w:rPr>
        <w:t xml:space="preserve"> </w:t>
      </w:r>
      <w:r>
        <w:rPr>
          <w:rFonts w:ascii="Times New Roman" w:hAnsi="Times New Roman"/>
          <w:szCs w:val="24"/>
        </w:rPr>
        <w:t>In</w:t>
      </w:r>
      <w:r>
        <w:rPr>
          <w:rFonts w:ascii="Times New Roman" w:hAnsi="Times New Roman"/>
          <w:spacing w:val="-9"/>
          <w:szCs w:val="24"/>
        </w:rPr>
        <w:t xml:space="preserve"> </w:t>
      </w:r>
      <w:r>
        <w:rPr>
          <w:rFonts w:ascii="Times New Roman" w:hAnsi="Times New Roman"/>
          <w:i/>
          <w:szCs w:val="24"/>
        </w:rPr>
        <w:t>29th</w:t>
      </w:r>
      <w:r>
        <w:rPr>
          <w:rFonts w:ascii="Times New Roman" w:hAnsi="Times New Roman"/>
          <w:i/>
          <w:spacing w:val="-10"/>
          <w:szCs w:val="24"/>
        </w:rPr>
        <w:t xml:space="preserve"> </w:t>
      </w:r>
      <w:r>
        <w:rPr>
          <w:rFonts w:ascii="Times New Roman" w:hAnsi="Times New Roman"/>
          <w:i/>
          <w:szCs w:val="24"/>
        </w:rPr>
        <w:t>ACM</w:t>
      </w:r>
      <w:r>
        <w:rPr>
          <w:rFonts w:ascii="Times New Roman" w:hAnsi="Times New Roman"/>
          <w:i/>
          <w:spacing w:val="-9"/>
          <w:szCs w:val="24"/>
        </w:rPr>
        <w:t xml:space="preserve"> </w:t>
      </w:r>
      <w:r>
        <w:rPr>
          <w:rFonts w:ascii="Times New Roman" w:hAnsi="Times New Roman"/>
          <w:i/>
          <w:szCs w:val="24"/>
        </w:rPr>
        <w:t>International</w:t>
      </w:r>
      <w:r>
        <w:rPr>
          <w:rFonts w:ascii="Times New Roman" w:hAnsi="Times New Roman"/>
          <w:i/>
          <w:spacing w:val="-10"/>
          <w:szCs w:val="24"/>
        </w:rPr>
        <w:t xml:space="preserve"> </w:t>
      </w:r>
      <w:r>
        <w:rPr>
          <w:rFonts w:ascii="Times New Roman" w:hAnsi="Times New Roman"/>
          <w:i/>
          <w:spacing w:val="-4"/>
          <w:szCs w:val="24"/>
        </w:rPr>
        <w:t>Con</w:t>
      </w:r>
      <w:r>
        <w:rPr>
          <w:rFonts w:ascii="Times New Roman" w:hAnsi="Times New Roman"/>
          <w:i/>
          <w:szCs w:val="24"/>
        </w:rPr>
        <w:t>ference on Multimedia</w:t>
      </w:r>
      <w:r>
        <w:rPr>
          <w:rFonts w:ascii="Times New Roman" w:hAnsi="Times New Roman"/>
          <w:szCs w:val="24"/>
        </w:rPr>
        <w:t>,</w:t>
      </w:r>
      <w:r>
        <w:rPr>
          <w:rFonts w:ascii="Times New Roman" w:hAnsi="Times New Roman"/>
          <w:spacing w:val="-5"/>
          <w:szCs w:val="24"/>
        </w:rPr>
        <w:t xml:space="preserve"> </w:t>
      </w:r>
      <w:r>
        <w:rPr>
          <w:rFonts w:ascii="Times New Roman" w:hAnsi="Times New Roman"/>
          <w:szCs w:val="24"/>
        </w:rPr>
        <w:t>1212–1220.</w:t>
      </w:r>
    </w:p>
    <w:p w14:paraId="2569D5C0" w14:textId="77777777" w:rsidR="00B53220" w:rsidRDefault="00000000">
      <w:pPr>
        <w:spacing w:before="156" w:after="156"/>
        <w:rPr>
          <w:rFonts w:ascii="Times New Roman" w:hAnsi="Times New Roman"/>
          <w:szCs w:val="24"/>
        </w:rPr>
      </w:pPr>
      <w:r>
        <w:rPr>
          <w:rFonts w:ascii="Times New Roman" w:hAnsi="Times New Roman"/>
          <w:szCs w:val="24"/>
        </w:rPr>
        <w:t>[</w:t>
      </w:r>
      <w:proofErr w:type="gramStart"/>
      <w:r>
        <w:rPr>
          <w:rFonts w:ascii="Times New Roman" w:hAnsi="Times New Roman"/>
          <w:szCs w:val="24"/>
        </w:rPr>
        <w:t>5]Medina</w:t>
      </w:r>
      <w:proofErr w:type="gramEnd"/>
      <w:r>
        <w:rPr>
          <w:rFonts w:ascii="Times New Roman" w:hAnsi="Times New Roman"/>
          <w:szCs w:val="24"/>
        </w:rPr>
        <w:t xml:space="preserve">, S. J. C.; </w:t>
      </w:r>
      <w:proofErr w:type="spellStart"/>
      <w:proofErr w:type="gramStart"/>
      <w:r>
        <w:rPr>
          <w:rFonts w:ascii="Times New Roman" w:hAnsi="Times New Roman"/>
          <w:szCs w:val="24"/>
        </w:rPr>
        <w:t>Papakyriakopoulos</w:t>
      </w:r>
      <w:proofErr w:type="spellEnd"/>
      <w:r>
        <w:rPr>
          <w:rFonts w:ascii="Times New Roman" w:hAnsi="Times New Roman"/>
          <w:szCs w:val="24"/>
        </w:rPr>
        <w:t xml:space="preserve"> ,</w:t>
      </w:r>
      <w:proofErr w:type="gramEnd"/>
      <w:r>
        <w:rPr>
          <w:rFonts w:ascii="Times New Roman" w:hAnsi="Times New Roman"/>
          <w:szCs w:val="24"/>
        </w:rPr>
        <w:t xml:space="preserve"> O.; </w:t>
      </w:r>
      <w:proofErr w:type="spellStart"/>
      <w:r>
        <w:rPr>
          <w:rFonts w:ascii="Times New Roman" w:hAnsi="Times New Roman"/>
          <w:szCs w:val="24"/>
        </w:rPr>
        <w:t>Hegelich</w:t>
      </w:r>
      <w:proofErr w:type="spellEnd"/>
      <w:r>
        <w:rPr>
          <w:rFonts w:ascii="Times New Roman" w:hAnsi="Times New Roman"/>
          <w:szCs w:val="24"/>
        </w:rPr>
        <w:t xml:space="preserve">, </w:t>
      </w:r>
      <w:r>
        <w:rPr>
          <w:rFonts w:ascii="Times New Roman" w:hAnsi="Times New Roman"/>
          <w:spacing w:val="-5"/>
          <w:szCs w:val="24"/>
        </w:rPr>
        <w:t xml:space="preserve">S.; </w:t>
      </w:r>
      <w:r>
        <w:rPr>
          <w:rFonts w:ascii="Times New Roman" w:hAnsi="Times New Roman"/>
          <w:szCs w:val="24"/>
        </w:rPr>
        <w:t xml:space="preserve">and </w:t>
      </w:r>
      <w:proofErr w:type="spellStart"/>
      <w:r>
        <w:rPr>
          <w:rFonts w:ascii="Times New Roman" w:hAnsi="Times New Roman"/>
          <w:szCs w:val="24"/>
        </w:rPr>
        <w:t>Hegelich</w:t>
      </w:r>
      <w:proofErr w:type="spellEnd"/>
      <w:r>
        <w:rPr>
          <w:rFonts w:ascii="Times New Roman" w:hAnsi="Times New Roman"/>
          <w:szCs w:val="24"/>
        </w:rPr>
        <w:t>, S. 2020.  NLP-</w:t>
      </w:r>
      <w:proofErr w:type="gramStart"/>
      <w:r>
        <w:rPr>
          <w:rFonts w:ascii="Times New Roman" w:hAnsi="Times New Roman"/>
          <w:szCs w:val="24"/>
        </w:rPr>
        <w:t>based  Feature</w:t>
      </w:r>
      <w:proofErr w:type="gramEnd"/>
      <w:r>
        <w:rPr>
          <w:rFonts w:ascii="Times New Roman" w:hAnsi="Times New Roman"/>
          <w:szCs w:val="24"/>
        </w:rPr>
        <w:t xml:space="preserve"> Extraction for the Detection of COVID-19 Misinformation Videos </w:t>
      </w:r>
      <w:r>
        <w:rPr>
          <w:rFonts w:ascii="Times New Roman" w:hAnsi="Times New Roman"/>
          <w:spacing w:val="-8"/>
          <w:szCs w:val="24"/>
        </w:rPr>
        <w:t xml:space="preserve">on </w:t>
      </w:r>
      <w:r>
        <w:rPr>
          <w:rFonts w:ascii="Times New Roman" w:hAnsi="Times New Roman"/>
          <w:szCs w:val="24"/>
        </w:rPr>
        <w:t xml:space="preserve">YouTube. In </w:t>
      </w:r>
      <w:r>
        <w:rPr>
          <w:rFonts w:ascii="Times New Roman" w:hAnsi="Times New Roman"/>
          <w:i/>
          <w:szCs w:val="24"/>
        </w:rPr>
        <w:t xml:space="preserve">1st </w:t>
      </w:r>
      <w:r>
        <w:rPr>
          <w:rFonts w:ascii="Times New Roman" w:hAnsi="Times New Roman"/>
          <w:i/>
          <w:spacing w:val="-3"/>
          <w:szCs w:val="24"/>
        </w:rPr>
        <w:t xml:space="preserve">Workshop </w:t>
      </w:r>
      <w:r>
        <w:rPr>
          <w:rFonts w:ascii="Times New Roman" w:hAnsi="Times New Roman"/>
          <w:i/>
          <w:szCs w:val="24"/>
        </w:rPr>
        <w:t xml:space="preserve">on NLP for COVID-19 at ACL </w:t>
      </w:r>
      <w:bookmarkStart w:id="251" w:name="_bookmark40"/>
      <w:bookmarkEnd w:id="251"/>
      <w:r>
        <w:rPr>
          <w:rFonts w:ascii="Times New Roman" w:hAnsi="Times New Roman"/>
          <w:i/>
          <w:szCs w:val="24"/>
        </w:rPr>
        <w:t>2020</w:t>
      </w:r>
      <w:r>
        <w:rPr>
          <w:rFonts w:ascii="Times New Roman" w:hAnsi="Times New Roman"/>
          <w:szCs w:val="24"/>
        </w:rPr>
        <w:t>.</w:t>
      </w:r>
    </w:p>
    <w:p w14:paraId="6839DC2C" w14:textId="77777777" w:rsidR="00B53220" w:rsidRDefault="00000000">
      <w:pPr>
        <w:spacing w:before="156" w:after="156"/>
        <w:rPr>
          <w:rFonts w:ascii="Times New Roman" w:hAnsi="Times New Roman"/>
          <w:szCs w:val="24"/>
        </w:rPr>
      </w:pPr>
      <w:r>
        <w:rPr>
          <w:rFonts w:ascii="Times New Roman" w:hAnsi="Times New Roman"/>
          <w:w w:val="99"/>
          <w:szCs w:val="24"/>
        </w:rPr>
        <w:t>[</w:t>
      </w:r>
      <w:proofErr w:type="gramStart"/>
      <w:r>
        <w:rPr>
          <w:rFonts w:ascii="Times New Roman" w:hAnsi="Times New Roman"/>
          <w:w w:val="99"/>
          <w:szCs w:val="24"/>
        </w:rPr>
        <w:t>6]Hou</w:t>
      </w:r>
      <w:proofErr w:type="gramEnd"/>
      <w:r>
        <w:rPr>
          <w:rFonts w:ascii="Times New Roman" w:hAnsi="Times New Roman"/>
          <w:w w:val="99"/>
          <w:szCs w:val="24"/>
        </w:rPr>
        <w:t>,</w:t>
      </w:r>
      <w:r>
        <w:rPr>
          <w:rFonts w:ascii="Times New Roman" w:hAnsi="Times New Roman"/>
          <w:szCs w:val="24"/>
        </w:rPr>
        <w:t xml:space="preserve"> </w:t>
      </w:r>
      <w:r>
        <w:rPr>
          <w:rFonts w:ascii="Times New Roman" w:hAnsi="Times New Roman"/>
          <w:w w:val="99"/>
          <w:szCs w:val="24"/>
        </w:rPr>
        <w:t>R.;</w:t>
      </w:r>
      <w:r>
        <w:rPr>
          <w:rFonts w:ascii="Times New Roman" w:hAnsi="Times New Roman"/>
          <w:szCs w:val="24"/>
        </w:rPr>
        <w:t xml:space="preserve"> </w:t>
      </w:r>
      <w:proofErr w:type="spellStart"/>
      <w:r>
        <w:rPr>
          <w:rFonts w:ascii="Times New Roman" w:hAnsi="Times New Roman"/>
          <w:spacing w:val="-1"/>
          <w:w w:val="99"/>
          <w:szCs w:val="24"/>
        </w:rPr>
        <w:t>P</w:t>
      </w:r>
      <w:r>
        <w:rPr>
          <w:rFonts w:ascii="Times New Roman" w:hAnsi="Times New Roman"/>
          <w:spacing w:val="-78"/>
          <w:w w:val="99"/>
          <w:szCs w:val="24"/>
        </w:rPr>
        <w:t>e</w:t>
      </w:r>
      <w:r>
        <w:rPr>
          <w:rFonts w:ascii="Times New Roman" w:hAnsi="Times New Roman"/>
          <w:spacing w:val="11"/>
          <w:w w:val="99"/>
          <w:szCs w:val="24"/>
        </w:rPr>
        <w:t>´</w:t>
      </w:r>
      <w:r>
        <w:rPr>
          <w:rFonts w:ascii="Times New Roman" w:hAnsi="Times New Roman"/>
          <w:w w:val="99"/>
          <w:szCs w:val="24"/>
        </w:rPr>
        <w:t>rez</w:t>
      </w:r>
      <w:proofErr w:type="spellEnd"/>
      <w:r>
        <w:rPr>
          <w:rFonts w:ascii="Times New Roman" w:hAnsi="Times New Roman"/>
          <w:w w:val="99"/>
          <w:szCs w:val="24"/>
        </w:rPr>
        <w:t>-Rosas,</w:t>
      </w:r>
      <w:r>
        <w:rPr>
          <w:rFonts w:ascii="Times New Roman" w:hAnsi="Times New Roman"/>
          <w:szCs w:val="24"/>
        </w:rPr>
        <w:t xml:space="preserve"> </w:t>
      </w:r>
      <w:r>
        <w:rPr>
          <w:rFonts w:ascii="Times New Roman" w:hAnsi="Times New Roman"/>
          <w:spacing w:val="-26"/>
          <w:w w:val="99"/>
          <w:szCs w:val="24"/>
        </w:rPr>
        <w:t>V</w:t>
      </w:r>
      <w:r>
        <w:rPr>
          <w:rFonts w:ascii="Times New Roman" w:hAnsi="Times New Roman"/>
          <w:w w:val="99"/>
          <w:szCs w:val="24"/>
        </w:rPr>
        <w:t>.;</w:t>
      </w:r>
      <w:r>
        <w:rPr>
          <w:rFonts w:ascii="Times New Roman" w:hAnsi="Times New Roman"/>
          <w:szCs w:val="24"/>
        </w:rPr>
        <w:t xml:space="preserve"> </w:t>
      </w:r>
      <w:r>
        <w:rPr>
          <w:rFonts w:ascii="Times New Roman" w:hAnsi="Times New Roman"/>
          <w:w w:val="99"/>
          <w:szCs w:val="24"/>
        </w:rPr>
        <w:t>Loeb,</w:t>
      </w:r>
      <w:r>
        <w:rPr>
          <w:rFonts w:ascii="Times New Roman" w:hAnsi="Times New Roman"/>
          <w:szCs w:val="24"/>
        </w:rPr>
        <w:t xml:space="preserve"> </w:t>
      </w:r>
      <w:r>
        <w:rPr>
          <w:rFonts w:ascii="Times New Roman" w:hAnsi="Times New Roman"/>
          <w:w w:val="99"/>
          <w:szCs w:val="24"/>
        </w:rPr>
        <w:t>S.;</w:t>
      </w:r>
      <w:r>
        <w:rPr>
          <w:rFonts w:ascii="Times New Roman" w:hAnsi="Times New Roman"/>
          <w:szCs w:val="24"/>
        </w:rPr>
        <w:t xml:space="preserve"> </w:t>
      </w:r>
      <w:r>
        <w:rPr>
          <w:rFonts w:ascii="Times New Roman" w:hAnsi="Times New Roman"/>
          <w:w w:val="99"/>
          <w:szCs w:val="24"/>
        </w:rPr>
        <w:t>and</w:t>
      </w:r>
      <w:r>
        <w:rPr>
          <w:rFonts w:ascii="Times New Roman" w:hAnsi="Times New Roman"/>
          <w:szCs w:val="24"/>
        </w:rPr>
        <w:t xml:space="preserve"> </w:t>
      </w:r>
      <w:r>
        <w:rPr>
          <w:rFonts w:ascii="Times New Roman" w:hAnsi="Times New Roman"/>
          <w:w w:val="99"/>
          <w:szCs w:val="24"/>
        </w:rPr>
        <w:t>Mihalcea,</w:t>
      </w:r>
      <w:r>
        <w:rPr>
          <w:rFonts w:ascii="Times New Roman" w:hAnsi="Times New Roman"/>
          <w:szCs w:val="24"/>
        </w:rPr>
        <w:t xml:space="preserve"> </w:t>
      </w:r>
      <w:r>
        <w:rPr>
          <w:rFonts w:ascii="Times New Roman" w:hAnsi="Times New Roman"/>
          <w:w w:val="99"/>
          <w:szCs w:val="24"/>
        </w:rPr>
        <w:t>R.</w:t>
      </w:r>
      <w:r>
        <w:rPr>
          <w:rFonts w:ascii="Times New Roman" w:hAnsi="Times New Roman"/>
          <w:szCs w:val="24"/>
        </w:rPr>
        <w:t xml:space="preserve"> </w:t>
      </w:r>
      <w:r>
        <w:rPr>
          <w:rFonts w:ascii="Times New Roman" w:hAnsi="Times New Roman"/>
          <w:spacing w:val="-3"/>
          <w:w w:val="99"/>
          <w:szCs w:val="24"/>
        </w:rPr>
        <w:t>2019.</w:t>
      </w:r>
      <w:r>
        <w:rPr>
          <w:rFonts w:ascii="Times New Roman" w:hAnsi="Times New Roman"/>
          <w:w w:val="99"/>
          <w:szCs w:val="24"/>
        </w:rPr>
        <w:t xml:space="preserve"> </w:t>
      </w:r>
      <w:r>
        <w:rPr>
          <w:rFonts w:ascii="Times New Roman" w:hAnsi="Times New Roman"/>
          <w:spacing w:val="-4"/>
          <w:szCs w:val="24"/>
        </w:rPr>
        <w:t xml:space="preserve">Towards </w:t>
      </w:r>
      <w:r>
        <w:rPr>
          <w:rFonts w:ascii="Times New Roman" w:hAnsi="Times New Roman"/>
          <w:szCs w:val="24"/>
        </w:rPr>
        <w:t xml:space="preserve">Automatic Detection of Misinformation in Online Medical Videos. In </w:t>
      </w:r>
      <w:r>
        <w:rPr>
          <w:rFonts w:ascii="Times New Roman" w:hAnsi="Times New Roman"/>
          <w:i/>
          <w:szCs w:val="24"/>
        </w:rPr>
        <w:t xml:space="preserve">2019 International Conference on </w:t>
      </w:r>
      <w:r>
        <w:rPr>
          <w:rFonts w:ascii="Times New Roman" w:hAnsi="Times New Roman"/>
          <w:i/>
          <w:spacing w:val="-4"/>
          <w:szCs w:val="24"/>
        </w:rPr>
        <w:t>Mul</w:t>
      </w:r>
      <w:bookmarkStart w:id="252" w:name="_bookmark32"/>
      <w:bookmarkEnd w:id="252"/>
      <w:r>
        <w:rPr>
          <w:rFonts w:ascii="Times New Roman" w:hAnsi="Times New Roman"/>
          <w:i/>
          <w:szCs w:val="24"/>
        </w:rPr>
        <w:t>timodal Interaction</w:t>
      </w:r>
      <w:r>
        <w:rPr>
          <w:rFonts w:ascii="Times New Roman" w:hAnsi="Times New Roman"/>
          <w:szCs w:val="24"/>
        </w:rPr>
        <w:t>, 235–243.</w:t>
      </w:r>
    </w:p>
    <w:p w14:paraId="0EC07162" w14:textId="77777777" w:rsidR="00B53220" w:rsidRDefault="00000000">
      <w:pPr>
        <w:spacing w:before="156" w:after="156"/>
        <w:rPr>
          <w:rFonts w:ascii="Times New Roman" w:hAnsi="Times New Roman"/>
          <w:szCs w:val="24"/>
        </w:rPr>
      </w:pPr>
      <w:r>
        <w:rPr>
          <w:rFonts w:ascii="Times New Roman" w:hAnsi="Times New Roman"/>
          <w:szCs w:val="24"/>
        </w:rPr>
        <w:t>[</w:t>
      </w:r>
      <w:proofErr w:type="gramStart"/>
      <w:r>
        <w:rPr>
          <w:rFonts w:ascii="Times New Roman" w:hAnsi="Times New Roman"/>
          <w:szCs w:val="24"/>
        </w:rPr>
        <w:t>7]Li</w:t>
      </w:r>
      <w:proofErr w:type="gramEnd"/>
      <w:r>
        <w:rPr>
          <w:rFonts w:ascii="Times New Roman" w:hAnsi="Times New Roman"/>
          <w:szCs w:val="24"/>
        </w:rPr>
        <w:t xml:space="preserve">, X.; Xiao, X.; Li, J.; Hu, C.; Yao, J.; and Li, S. 2022. A CNN-based Misleading Video Detection Model. </w:t>
      </w:r>
      <w:r>
        <w:rPr>
          <w:rFonts w:ascii="Times New Roman" w:hAnsi="Times New Roman"/>
          <w:i/>
          <w:szCs w:val="24"/>
        </w:rPr>
        <w:t xml:space="preserve">Scientific </w:t>
      </w:r>
      <w:bookmarkStart w:id="253" w:name="_bookmark38"/>
      <w:bookmarkEnd w:id="253"/>
      <w:r>
        <w:rPr>
          <w:rFonts w:ascii="Times New Roman" w:hAnsi="Times New Roman"/>
          <w:i/>
          <w:szCs w:val="24"/>
        </w:rPr>
        <w:t>Reports</w:t>
      </w:r>
      <w:r>
        <w:rPr>
          <w:rFonts w:ascii="Times New Roman" w:hAnsi="Times New Roman"/>
          <w:szCs w:val="24"/>
        </w:rPr>
        <w:t>, 12(1): 1–9.</w:t>
      </w:r>
    </w:p>
    <w:p w14:paraId="07CA7793" w14:textId="77777777" w:rsidR="00B53220" w:rsidRDefault="00000000">
      <w:pPr>
        <w:spacing w:before="156" w:after="156"/>
        <w:rPr>
          <w:rFonts w:ascii="Times New Roman" w:hAnsi="Times New Roman"/>
          <w:szCs w:val="24"/>
        </w:rPr>
      </w:pPr>
      <w:r>
        <w:rPr>
          <w:rFonts w:ascii="Times New Roman" w:hAnsi="Times New Roman"/>
          <w:szCs w:val="24"/>
        </w:rPr>
        <w:t>[</w:t>
      </w:r>
      <w:proofErr w:type="gramStart"/>
      <w:r>
        <w:rPr>
          <w:rFonts w:ascii="Times New Roman" w:hAnsi="Times New Roman"/>
          <w:szCs w:val="24"/>
        </w:rPr>
        <w:t>8]Palod</w:t>
      </w:r>
      <w:proofErr w:type="gramEnd"/>
      <w:r>
        <w:rPr>
          <w:rFonts w:ascii="Times New Roman" w:hAnsi="Times New Roman"/>
          <w:szCs w:val="24"/>
        </w:rPr>
        <w:t>,</w:t>
      </w:r>
      <w:r>
        <w:rPr>
          <w:rFonts w:ascii="Times New Roman" w:hAnsi="Times New Roman"/>
          <w:spacing w:val="23"/>
          <w:szCs w:val="24"/>
        </w:rPr>
        <w:t xml:space="preserve"> </w:t>
      </w:r>
      <w:r>
        <w:rPr>
          <w:rFonts w:ascii="Times New Roman" w:hAnsi="Times New Roman"/>
          <w:spacing w:val="-8"/>
          <w:szCs w:val="24"/>
        </w:rPr>
        <w:t>P.;</w:t>
      </w:r>
      <w:r>
        <w:rPr>
          <w:rFonts w:ascii="Times New Roman" w:hAnsi="Times New Roman"/>
          <w:spacing w:val="24"/>
          <w:szCs w:val="24"/>
        </w:rPr>
        <w:t xml:space="preserve"> </w:t>
      </w:r>
      <w:r>
        <w:rPr>
          <w:rFonts w:ascii="Times New Roman" w:hAnsi="Times New Roman"/>
          <w:szCs w:val="24"/>
        </w:rPr>
        <w:t>Patwari,</w:t>
      </w:r>
      <w:r>
        <w:rPr>
          <w:rFonts w:ascii="Times New Roman" w:hAnsi="Times New Roman"/>
          <w:spacing w:val="24"/>
          <w:szCs w:val="24"/>
        </w:rPr>
        <w:t xml:space="preserve"> </w:t>
      </w:r>
      <w:r>
        <w:rPr>
          <w:rFonts w:ascii="Times New Roman" w:hAnsi="Times New Roman"/>
          <w:szCs w:val="24"/>
        </w:rPr>
        <w:t>A.;</w:t>
      </w:r>
      <w:r>
        <w:rPr>
          <w:rFonts w:ascii="Times New Roman" w:hAnsi="Times New Roman"/>
          <w:spacing w:val="23"/>
          <w:szCs w:val="24"/>
        </w:rPr>
        <w:t xml:space="preserve"> </w:t>
      </w:r>
      <w:proofErr w:type="spellStart"/>
      <w:r>
        <w:rPr>
          <w:rFonts w:ascii="Times New Roman" w:hAnsi="Times New Roman"/>
          <w:szCs w:val="24"/>
        </w:rPr>
        <w:t>Bahety</w:t>
      </w:r>
      <w:proofErr w:type="spellEnd"/>
      <w:r>
        <w:rPr>
          <w:rFonts w:ascii="Times New Roman" w:hAnsi="Times New Roman"/>
          <w:szCs w:val="24"/>
        </w:rPr>
        <w:t>,</w:t>
      </w:r>
      <w:r>
        <w:rPr>
          <w:rFonts w:ascii="Times New Roman" w:hAnsi="Times New Roman"/>
          <w:spacing w:val="24"/>
          <w:szCs w:val="24"/>
        </w:rPr>
        <w:t xml:space="preserve"> </w:t>
      </w:r>
      <w:r>
        <w:rPr>
          <w:rFonts w:ascii="Times New Roman" w:hAnsi="Times New Roman"/>
          <w:szCs w:val="24"/>
        </w:rPr>
        <w:t>S.;</w:t>
      </w:r>
      <w:r>
        <w:rPr>
          <w:rFonts w:ascii="Times New Roman" w:hAnsi="Times New Roman"/>
          <w:spacing w:val="24"/>
          <w:szCs w:val="24"/>
        </w:rPr>
        <w:t xml:space="preserve"> </w:t>
      </w:r>
      <w:r>
        <w:rPr>
          <w:rFonts w:ascii="Times New Roman" w:hAnsi="Times New Roman"/>
          <w:szCs w:val="24"/>
        </w:rPr>
        <w:t>Bagchi,</w:t>
      </w:r>
      <w:r>
        <w:rPr>
          <w:rFonts w:ascii="Times New Roman" w:hAnsi="Times New Roman"/>
          <w:spacing w:val="24"/>
          <w:szCs w:val="24"/>
        </w:rPr>
        <w:t xml:space="preserve"> </w:t>
      </w:r>
      <w:r>
        <w:rPr>
          <w:rFonts w:ascii="Times New Roman" w:hAnsi="Times New Roman"/>
          <w:szCs w:val="24"/>
        </w:rPr>
        <w:t>S.;</w:t>
      </w:r>
      <w:r>
        <w:rPr>
          <w:rFonts w:ascii="Times New Roman" w:hAnsi="Times New Roman"/>
          <w:spacing w:val="24"/>
          <w:szCs w:val="24"/>
        </w:rPr>
        <w:t xml:space="preserve"> </w:t>
      </w:r>
      <w:r>
        <w:rPr>
          <w:rFonts w:ascii="Times New Roman" w:hAnsi="Times New Roman"/>
          <w:szCs w:val="24"/>
        </w:rPr>
        <w:t>and</w:t>
      </w:r>
      <w:r>
        <w:rPr>
          <w:rFonts w:ascii="Times New Roman" w:hAnsi="Times New Roman"/>
          <w:spacing w:val="23"/>
          <w:szCs w:val="24"/>
        </w:rPr>
        <w:t xml:space="preserve"> </w:t>
      </w:r>
      <w:proofErr w:type="spellStart"/>
      <w:proofErr w:type="gramStart"/>
      <w:r>
        <w:rPr>
          <w:rFonts w:ascii="Times New Roman" w:hAnsi="Times New Roman"/>
          <w:szCs w:val="24"/>
        </w:rPr>
        <w:t>Goyal,</w:t>
      </w:r>
      <w:r>
        <w:rPr>
          <w:rFonts w:ascii="Times New Roman" w:hAnsi="Times New Roman"/>
          <w:spacing w:val="-12"/>
          <w:szCs w:val="24"/>
        </w:rPr>
        <w:t>P</w:t>
      </w:r>
      <w:proofErr w:type="spellEnd"/>
      <w:r>
        <w:rPr>
          <w:rFonts w:ascii="Times New Roman" w:hAnsi="Times New Roman"/>
          <w:spacing w:val="-12"/>
          <w:szCs w:val="24"/>
        </w:rPr>
        <w:t>.</w:t>
      </w:r>
      <w:proofErr w:type="gramEnd"/>
      <w:r>
        <w:rPr>
          <w:rFonts w:ascii="Times New Roman" w:hAnsi="Times New Roman"/>
          <w:spacing w:val="-12"/>
          <w:szCs w:val="24"/>
        </w:rPr>
        <w:t xml:space="preserve">  </w:t>
      </w:r>
      <w:r>
        <w:rPr>
          <w:rFonts w:ascii="Times New Roman" w:hAnsi="Times New Roman"/>
          <w:szCs w:val="24"/>
        </w:rPr>
        <w:t xml:space="preserve">2019. Misleading Metadata Detection on </w:t>
      </w:r>
      <w:r>
        <w:rPr>
          <w:rFonts w:ascii="Times New Roman" w:hAnsi="Times New Roman"/>
          <w:spacing w:val="-4"/>
          <w:szCs w:val="24"/>
        </w:rPr>
        <w:t xml:space="preserve">YouTube. </w:t>
      </w:r>
      <w:r>
        <w:rPr>
          <w:rFonts w:ascii="Times New Roman" w:hAnsi="Times New Roman"/>
          <w:szCs w:val="24"/>
        </w:rPr>
        <w:t xml:space="preserve">In </w:t>
      </w:r>
      <w:r>
        <w:rPr>
          <w:rFonts w:ascii="Times New Roman" w:hAnsi="Times New Roman"/>
          <w:i/>
          <w:szCs w:val="24"/>
        </w:rPr>
        <w:t>European Conference on Information Retrieval</w:t>
      </w:r>
      <w:r>
        <w:rPr>
          <w:rFonts w:ascii="Times New Roman" w:hAnsi="Times New Roman"/>
          <w:szCs w:val="24"/>
        </w:rPr>
        <w:t>, 140–147.</w:t>
      </w:r>
    </w:p>
    <w:p w14:paraId="7D59F400" w14:textId="77777777" w:rsidR="00B53220" w:rsidRDefault="00000000">
      <w:pPr>
        <w:spacing w:before="156" w:after="156"/>
        <w:rPr>
          <w:rFonts w:ascii="Times New Roman" w:hAnsi="Times New Roman"/>
          <w:szCs w:val="24"/>
        </w:rPr>
      </w:pPr>
      <w:r>
        <w:rPr>
          <w:rFonts w:ascii="Times New Roman" w:hAnsi="Times New Roman"/>
          <w:szCs w:val="24"/>
        </w:rPr>
        <w:t>[</w:t>
      </w:r>
      <w:proofErr w:type="gramStart"/>
      <w:r>
        <w:rPr>
          <w:rFonts w:ascii="Times New Roman" w:hAnsi="Times New Roman"/>
          <w:szCs w:val="24"/>
        </w:rPr>
        <w:t>9]Choi</w:t>
      </w:r>
      <w:proofErr w:type="gramEnd"/>
      <w:r>
        <w:rPr>
          <w:rFonts w:ascii="Times New Roman" w:hAnsi="Times New Roman"/>
          <w:szCs w:val="24"/>
        </w:rPr>
        <w:t xml:space="preserve">, H.; and Ko, Y. 2021. Using Topic Modeling and Adversarial Neural Networks for Fake News Video Detection. In </w:t>
      </w:r>
      <w:r>
        <w:rPr>
          <w:rFonts w:ascii="Times New Roman" w:hAnsi="Times New Roman"/>
          <w:i/>
          <w:szCs w:val="24"/>
        </w:rPr>
        <w:t>30th ACM International Conference on Information &amp; Knowledge Management</w:t>
      </w:r>
      <w:r>
        <w:rPr>
          <w:rFonts w:ascii="Times New Roman" w:hAnsi="Times New Roman"/>
          <w:szCs w:val="24"/>
        </w:rPr>
        <w:t>, 2950–2954.</w:t>
      </w:r>
    </w:p>
    <w:p w14:paraId="7EF2ADA4" w14:textId="77777777" w:rsidR="00B53220" w:rsidRDefault="00000000">
      <w:pPr>
        <w:spacing w:before="156" w:after="156"/>
        <w:jc w:val="left"/>
        <w:rPr>
          <w:rFonts w:ascii="Times New Roman" w:hAnsi="Times New Roman"/>
          <w:szCs w:val="24"/>
        </w:rPr>
      </w:pPr>
      <w:r>
        <w:rPr>
          <w:rFonts w:ascii="Times New Roman" w:hAnsi="Times New Roman"/>
          <w:szCs w:val="24"/>
        </w:rPr>
        <w:lastRenderedPageBreak/>
        <w:t>[</w:t>
      </w:r>
      <w:proofErr w:type="gramStart"/>
      <w:r>
        <w:rPr>
          <w:rFonts w:ascii="Times New Roman" w:hAnsi="Times New Roman"/>
          <w:szCs w:val="24"/>
        </w:rPr>
        <w:t>10]Shang</w:t>
      </w:r>
      <w:proofErr w:type="gramEnd"/>
      <w:r>
        <w:rPr>
          <w:rFonts w:ascii="Times New Roman" w:hAnsi="Times New Roman"/>
          <w:szCs w:val="24"/>
        </w:rPr>
        <w:t>,</w:t>
      </w:r>
      <w:r>
        <w:rPr>
          <w:rFonts w:ascii="Times New Roman" w:hAnsi="Times New Roman"/>
          <w:spacing w:val="-8"/>
          <w:szCs w:val="24"/>
        </w:rPr>
        <w:t xml:space="preserve"> </w:t>
      </w:r>
      <w:r>
        <w:rPr>
          <w:rFonts w:ascii="Times New Roman" w:hAnsi="Times New Roman"/>
          <w:szCs w:val="24"/>
        </w:rPr>
        <w:t>L.;</w:t>
      </w:r>
      <w:r>
        <w:rPr>
          <w:rFonts w:ascii="Times New Roman" w:hAnsi="Times New Roman"/>
          <w:spacing w:val="-8"/>
          <w:szCs w:val="24"/>
        </w:rPr>
        <w:t xml:space="preserve"> </w:t>
      </w:r>
      <w:r>
        <w:rPr>
          <w:rFonts w:ascii="Times New Roman" w:hAnsi="Times New Roman"/>
          <w:szCs w:val="24"/>
        </w:rPr>
        <w:t>Kou,</w:t>
      </w:r>
      <w:r>
        <w:rPr>
          <w:rFonts w:ascii="Times New Roman" w:hAnsi="Times New Roman"/>
          <w:spacing w:val="-7"/>
          <w:szCs w:val="24"/>
        </w:rPr>
        <w:t xml:space="preserve"> </w:t>
      </w:r>
      <w:r>
        <w:rPr>
          <w:rFonts w:ascii="Times New Roman" w:hAnsi="Times New Roman"/>
          <w:szCs w:val="24"/>
        </w:rPr>
        <w:t>Z.;</w:t>
      </w:r>
      <w:r>
        <w:rPr>
          <w:rFonts w:ascii="Times New Roman" w:hAnsi="Times New Roman"/>
          <w:spacing w:val="-8"/>
          <w:szCs w:val="24"/>
        </w:rPr>
        <w:t xml:space="preserve"> </w:t>
      </w:r>
      <w:r>
        <w:rPr>
          <w:rFonts w:ascii="Times New Roman" w:hAnsi="Times New Roman"/>
          <w:szCs w:val="24"/>
        </w:rPr>
        <w:t>Zhang,</w:t>
      </w:r>
      <w:r>
        <w:rPr>
          <w:rFonts w:ascii="Times New Roman" w:hAnsi="Times New Roman"/>
          <w:spacing w:val="-7"/>
          <w:szCs w:val="24"/>
        </w:rPr>
        <w:t xml:space="preserve"> </w:t>
      </w:r>
      <w:r>
        <w:rPr>
          <w:rFonts w:ascii="Times New Roman" w:hAnsi="Times New Roman"/>
          <w:spacing w:val="-9"/>
          <w:szCs w:val="24"/>
        </w:rPr>
        <w:t>Y.;</w:t>
      </w:r>
      <w:r>
        <w:rPr>
          <w:rFonts w:ascii="Times New Roman" w:hAnsi="Times New Roman"/>
          <w:spacing w:val="-8"/>
          <w:szCs w:val="24"/>
        </w:rPr>
        <w:t xml:space="preserve"> </w:t>
      </w:r>
      <w:r>
        <w:rPr>
          <w:rFonts w:ascii="Times New Roman" w:hAnsi="Times New Roman"/>
          <w:szCs w:val="24"/>
        </w:rPr>
        <w:t>and</w:t>
      </w:r>
      <w:r>
        <w:rPr>
          <w:rFonts w:ascii="Times New Roman" w:hAnsi="Times New Roman"/>
          <w:spacing w:val="-7"/>
          <w:szCs w:val="24"/>
        </w:rPr>
        <w:t xml:space="preserve"> </w:t>
      </w:r>
      <w:r>
        <w:rPr>
          <w:rFonts w:ascii="Times New Roman" w:hAnsi="Times New Roman"/>
          <w:spacing w:val="-4"/>
          <w:szCs w:val="24"/>
        </w:rPr>
        <w:t>Wang,</w:t>
      </w:r>
      <w:r>
        <w:rPr>
          <w:rFonts w:ascii="Times New Roman" w:hAnsi="Times New Roman"/>
          <w:spacing w:val="-8"/>
          <w:szCs w:val="24"/>
        </w:rPr>
        <w:t xml:space="preserve"> </w:t>
      </w:r>
      <w:r>
        <w:rPr>
          <w:rFonts w:ascii="Times New Roman" w:hAnsi="Times New Roman"/>
          <w:szCs w:val="24"/>
        </w:rPr>
        <w:t>D.</w:t>
      </w:r>
      <w:r>
        <w:rPr>
          <w:rFonts w:ascii="Times New Roman" w:hAnsi="Times New Roman"/>
          <w:spacing w:val="-7"/>
          <w:szCs w:val="24"/>
        </w:rPr>
        <w:t xml:space="preserve"> </w:t>
      </w:r>
      <w:r>
        <w:rPr>
          <w:rFonts w:ascii="Times New Roman" w:hAnsi="Times New Roman"/>
          <w:szCs w:val="24"/>
        </w:rPr>
        <w:t>2021.</w:t>
      </w:r>
      <w:r>
        <w:rPr>
          <w:rFonts w:ascii="Times New Roman" w:hAnsi="Times New Roman"/>
          <w:spacing w:val="8"/>
          <w:szCs w:val="24"/>
        </w:rPr>
        <w:t xml:space="preserve"> </w:t>
      </w:r>
      <w:r>
        <w:rPr>
          <w:rFonts w:ascii="Times New Roman" w:hAnsi="Times New Roman"/>
          <w:szCs w:val="24"/>
        </w:rPr>
        <w:t>A</w:t>
      </w:r>
      <w:r>
        <w:rPr>
          <w:rFonts w:ascii="Times New Roman" w:hAnsi="Times New Roman"/>
          <w:spacing w:val="-8"/>
          <w:szCs w:val="24"/>
        </w:rPr>
        <w:t xml:space="preserve"> </w:t>
      </w:r>
      <w:r>
        <w:rPr>
          <w:rFonts w:ascii="Times New Roman" w:hAnsi="Times New Roman"/>
          <w:szCs w:val="24"/>
        </w:rPr>
        <w:t>Multi- modal</w:t>
      </w:r>
      <w:r>
        <w:rPr>
          <w:rFonts w:ascii="Times New Roman" w:hAnsi="Times New Roman"/>
          <w:spacing w:val="-16"/>
          <w:szCs w:val="24"/>
        </w:rPr>
        <w:t xml:space="preserve"> </w:t>
      </w:r>
      <w:r>
        <w:rPr>
          <w:rFonts w:ascii="Times New Roman" w:hAnsi="Times New Roman"/>
          <w:szCs w:val="24"/>
        </w:rPr>
        <w:t>Misinformation</w:t>
      </w:r>
      <w:r>
        <w:rPr>
          <w:rFonts w:ascii="Times New Roman" w:hAnsi="Times New Roman"/>
          <w:spacing w:val="-15"/>
          <w:szCs w:val="24"/>
        </w:rPr>
        <w:t xml:space="preserve"> </w:t>
      </w:r>
      <w:r>
        <w:rPr>
          <w:rFonts w:ascii="Times New Roman" w:hAnsi="Times New Roman"/>
          <w:szCs w:val="24"/>
        </w:rPr>
        <w:t>Detector</w:t>
      </w:r>
      <w:r>
        <w:rPr>
          <w:rFonts w:ascii="Times New Roman" w:hAnsi="Times New Roman"/>
          <w:spacing w:val="-16"/>
          <w:szCs w:val="24"/>
        </w:rPr>
        <w:t xml:space="preserve"> </w:t>
      </w:r>
      <w:r>
        <w:rPr>
          <w:rFonts w:ascii="Times New Roman" w:hAnsi="Times New Roman"/>
          <w:szCs w:val="24"/>
        </w:rPr>
        <w:t>for</w:t>
      </w:r>
      <w:r>
        <w:rPr>
          <w:rFonts w:ascii="Times New Roman" w:hAnsi="Times New Roman"/>
          <w:spacing w:val="-15"/>
          <w:szCs w:val="24"/>
        </w:rPr>
        <w:t xml:space="preserve"> </w:t>
      </w:r>
      <w:r>
        <w:rPr>
          <w:rFonts w:ascii="Times New Roman" w:hAnsi="Times New Roman"/>
          <w:szCs w:val="24"/>
        </w:rPr>
        <w:t>COVID-19</w:t>
      </w:r>
      <w:r>
        <w:rPr>
          <w:rFonts w:ascii="Times New Roman" w:hAnsi="Times New Roman"/>
          <w:spacing w:val="-15"/>
          <w:szCs w:val="24"/>
        </w:rPr>
        <w:t xml:space="preserve"> </w:t>
      </w:r>
      <w:r>
        <w:rPr>
          <w:rFonts w:ascii="Times New Roman" w:hAnsi="Times New Roman"/>
          <w:szCs w:val="24"/>
        </w:rPr>
        <w:t>Short</w:t>
      </w:r>
      <w:r>
        <w:rPr>
          <w:rFonts w:ascii="Times New Roman" w:hAnsi="Times New Roman"/>
          <w:spacing w:val="-16"/>
          <w:szCs w:val="24"/>
        </w:rPr>
        <w:t xml:space="preserve"> </w:t>
      </w:r>
      <w:r>
        <w:rPr>
          <w:rFonts w:ascii="Times New Roman" w:hAnsi="Times New Roman"/>
          <w:spacing w:val="-5"/>
          <w:szCs w:val="24"/>
        </w:rPr>
        <w:t xml:space="preserve">Videos </w:t>
      </w:r>
      <w:r>
        <w:rPr>
          <w:rFonts w:ascii="Times New Roman" w:hAnsi="Times New Roman"/>
          <w:szCs w:val="24"/>
        </w:rPr>
        <w:t xml:space="preserve">on </w:t>
      </w:r>
      <w:r>
        <w:rPr>
          <w:rFonts w:ascii="Times New Roman" w:hAnsi="Times New Roman"/>
          <w:spacing w:val="-4"/>
          <w:szCs w:val="24"/>
        </w:rPr>
        <w:t xml:space="preserve">TikTok. </w:t>
      </w:r>
      <w:r>
        <w:rPr>
          <w:rFonts w:ascii="Times New Roman" w:hAnsi="Times New Roman"/>
          <w:szCs w:val="24"/>
        </w:rPr>
        <w:t xml:space="preserve">In </w:t>
      </w:r>
      <w:r>
        <w:rPr>
          <w:rFonts w:ascii="Times New Roman" w:hAnsi="Times New Roman"/>
          <w:i/>
          <w:szCs w:val="24"/>
        </w:rPr>
        <w:t xml:space="preserve">2021 IEEE International Conference on </w:t>
      </w:r>
      <w:r>
        <w:rPr>
          <w:rFonts w:ascii="Times New Roman" w:hAnsi="Times New Roman"/>
          <w:i/>
          <w:spacing w:val="-4"/>
          <w:szCs w:val="24"/>
        </w:rPr>
        <w:t xml:space="preserve">Big </w:t>
      </w:r>
      <w:bookmarkStart w:id="254" w:name="_bookmark49"/>
      <w:bookmarkEnd w:id="254"/>
      <w:r>
        <w:rPr>
          <w:rFonts w:ascii="Times New Roman" w:hAnsi="Times New Roman"/>
          <w:i/>
          <w:szCs w:val="24"/>
        </w:rPr>
        <w:t>Data</w:t>
      </w:r>
      <w:r>
        <w:rPr>
          <w:rFonts w:ascii="Times New Roman" w:hAnsi="Times New Roman"/>
          <w:szCs w:val="24"/>
        </w:rPr>
        <w:t>,</w:t>
      </w:r>
      <w:r>
        <w:rPr>
          <w:rFonts w:ascii="Times New Roman" w:hAnsi="Times New Roman"/>
          <w:spacing w:val="-2"/>
          <w:szCs w:val="24"/>
        </w:rPr>
        <w:t xml:space="preserve"> </w:t>
      </w:r>
      <w:r>
        <w:rPr>
          <w:rFonts w:ascii="Times New Roman" w:hAnsi="Times New Roman"/>
          <w:szCs w:val="24"/>
        </w:rPr>
        <w:t>899–908.</w:t>
      </w:r>
    </w:p>
    <w:p w14:paraId="3EFC6058" w14:textId="77777777" w:rsidR="00B53220" w:rsidRDefault="00000000">
      <w:pPr>
        <w:spacing w:before="156" w:after="156"/>
        <w:jc w:val="left"/>
        <w:rPr>
          <w:rFonts w:ascii="Times New Roman" w:hAnsi="Times New Roman"/>
          <w:szCs w:val="24"/>
        </w:rPr>
      </w:pPr>
      <w:r>
        <w:rPr>
          <w:rFonts w:ascii="Times New Roman" w:hAnsi="Times New Roman"/>
          <w:szCs w:val="24"/>
        </w:rPr>
        <w:t>[</w:t>
      </w:r>
      <w:proofErr w:type="gramStart"/>
      <w:r>
        <w:rPr>
          <w:rFonts w:ascii="Times New Roman" w:hAnsi="Times New Roman"/>
          <w:szCs w:val="24"/>
        </w:rPr>
        <w:t>11]Palo</w:t>
      </w:r>
      <w:proofErr w:type="gramEnd"/>
      <w:r>
        <w:rPr>
          <w:rFonts w:ascii="Times New Roman" w:hAnsi="Times New Roman"/>
          <w:szCs w:val="24"/>
        </w:rPr>
        <w:t>,</w:t>
      </w:r>
      <w:r>
        <w:rPr>
          <w:rFonts w:ascii="Times New Roman" w:hAnsi="Times New Roman"/>
          <w:spacing w:val="-13"/>
          <w:szCs w:val="24"/>
        </w:rPr>
        <w:t xml:space="preserve"> </w:t>
      </w:r>
      <w:r>
        <w:rPr>
          <w:rFonts w:ascii="Times New Roman" w:hAnsi="Times New Roman"/>
          <w:szCs w:val="24"/>
        </w:rPr>
        <w:t>H.</w:t>
      </w:r>
      <w:r>
        <w:rPr>
          <w:rFonts w:ascii="Times New Roman" w:hAnsi="Times New Roman"/>
          <w:spacing w:val="-12"/>
          <w:szCs w:val="24"/>
        </w:rPr>
        <w:t xml:space="preserve"> </w:t>
      </w:r>
      <w:r>
        <w:rPr>
          <w:rFonts w:ascii="Times New Roman" w:hAnsi="Times New Roman"/>
          <w:szCs w:val="24"/>
        </w:rPr>
        <w:t>K.;</w:t>
      </w:r>
      <w:r>
        <w:rPr>
          <w:rFonts w:ascii="Times New Roman" w:hAnsi="Times New Roman"/>
          <w:spacing w:val="-12"/>
          <w:szCs w:val="24"/>
        </w:rPr>
        <w:t xml:space="preserve"> </w:t>
      </w:r>
      <w:r>
        <w:rPr>
          <w:rFonts w:ascii="Times New Roman" w:hAnsi="Times New Roman"/>
          <w:szCs w:val="24"/>
        </w:rPr>
        <w:t>Chandra,</w:t>
      </w:r>
      <w:r>
        <w:rPr>
          <w:rFonts w:ascii="Times New Roman" w:hAnsi="Times New Roman"/>
          <w:spacing w:val="-12"/>
          <w:szCs w:val="24"/>
        </w:rPr>
        <w:t xml:space="preserve"> </w:t>
      </w:r>
      <w:r>
        <w:rPr>
          <w:rFonts w:ascii="Times New Roman" w:hAnsi="Times New Roman"/>
          <w:szCs w:val="24"/>
        </w:rPr>
        <w:t>M.;</w:t>
      </w:r>
      <w:r>
        <w:rPr>
          <w:rFonts w:ascii="Times New Roman" w:hAnsi="Times New Roman"/>
          <w:spacing w:val="-12"/>
          <w:szCs w:val="24"/>
        </w:rPr>
        <w:t xml:space="preserve"> </w:t>
      </w:r>
      <w:r>
        <w:rPr>
          <w:rFonts w:ascii="Times New Roman" w:hAnsi="Times New Roman"/>
          <w:szCs w:val="24"/>
        </w:rPr>
        <w:t>and</w:t>
      </w:r>
      <w:r>
        <w:rPr>
          <w:rFonts w:ascii="Times New Roman" w:hAnsi="Times New Roman"/>
          <w:spacing w:val="-12"/>
          <w:szCs w:val="24"/>
        </w:rPr>
        <w:t xml:space="preserve"> </w:t>
      </w:r>
      <w:r>
        <w:rPr>
          <w:rFonts w:ascii="Times New Roman" w:hAnsi="Times New Roman"/>
          <w:szCs w:val="24"/>
        </w:rPr>
        <w:t>Mohanty,</w:t>
      </w:r>
      <w:r>
        <w:rPr>
          <w:rFonts w:ascii="Times New Roman" w:hAnsi="Times New Roman"/>
          <w:spacing w:val="-12"/>
          <w:szCs w:val="24"/>
        </w:rPr>
        <w:t xml:space="preserve"> </w:t>
      </w:r>
      <w:r>
        <w:rPr>
          <w:rFonts w:ascii="Times New Roman" w:hAnsi="Times New Roman"/>
          <w:szCs w:val="24"/>
        </w:rPr>
        <w:t>M.</w:t>
      </w:r>
      <w:r>
        <w:rPr>
          <w:rFonts w:ascii="Times New Roman" w:hAnsi="Times New Roman"/>
          <w:spacing w:val="-12"/>
          <w:szCs w:val="24"/>
        </w:rPr>
        <w:t xml:space="preserve"> </w:t>
      </w:r>
      <w:r>
        <w:rPr>
          <w:rFonts w:ascii="Times New Roman" w:hAnsi="Times New Roman"/>
          <w:szCs w:val="24"/>
        </w:rPr>
        <w:t>N.</w:t>
      </w:r>
      <w:r>
        <w:rPr>
          <w:rFonts w:ascii="Times New Roman" w:hAnsi="Times New Roman"/>
          <w:spacing w:val="-12"/>
          <w:szCs w:val="24"/>
        </w:rPr>
        <w:t xml:space="preserve"> </w:t>
      </w:r>
      <w:r>
        <w:rPr>
          <w:rFonts w:ascii="Times New Roman" w:hAnsi="Times New Roman"/>
          <w:szCs w:val="24"/>
        </w:rPr>
        <w:t xml:space="preserve">2018. Recognition of Human Speech Emotion Using </w:t>
      </w:r>
      <w:r>
        <w:rPr>
          <w:rFonts w:ascii="Times New Roman" w:hAnsi="Times New Roman"/>
          <w:spacing w:val="-3"/>
          <w:szCs w:val="24"/>
        </w:rPr>
        <w:t xml:space="preserve">Variants </w:t>
      </w:r>
      <w:r>
        <w:rPr>
          <w:rFonts w:ascii="Times New Roman" w:hAnsi="Times New Roman"/>
          <w:szCs w:val="24"/>
        </w:rPr>
        <w:t xml:space="preserve">of </w:t>
      </w:r>
      <w:r>
        <w:rPr>
          <w:rFonts w:ascii="Times New Roman" w:hAnsi="Times New Roman"/>
          <w:spacing w:val="-4"/>
          <w:szCs w:val="24"/>
        </w:rPr>
        <w:t xml:space="preserve">Mel- </w:t>
      </w:r>
      <w:r>
        <w:rPr>
          <w:rFonts w:ascii="Times New Roman" w:hAnsi="Times New Roman"/>
          <w:szCs w:val="24"/>
        </w:rPr>
        <w:t xml:space="preserve">frequency Cepstral Coefficients. In </w:t>
      </w:r>
      <w:r>
        <w:rPr>
          <w:rFonts w:ascii="Times New Roman" w:hAnsi="Times New Roman"/>
          <w:i/>
          <w:szCs w:val="24"/>
        </w:rPr>
        <w:t xml:space="preserve">Advances in Systems, </w:t>
      </w:r>
      <w:bookmarkStart w:id="255" w:name="_bookmark43"/>
      <w:bookmarkEnd w:id="255"/>
      <w:r>
        <w:rPr>
          <w:rFonts w:ascii="Times New Roman" w:hAnsi="Times New Roman"/>
          <w:i/>
          <w:szCs w:val="24"/>
        </w:rPr>
        <w:t>Control and Automation</w:t>
      </w:r>
      <w:r>
        <w:rPr>
          <w:rFonts w:ascii="Times New Roman" w:hAnsi="Times New Roman"/>
          <w:szCs w:val="24"/>
        </w:rPr>
        <w:t>,</w:t>
      </w:r>
      <w:r>
        <w:rPr>
          <w:rFonts w:ascii="Times New Roman" w:hAnsi="Times New Roman"/>
          <w:spacing w:val="-5"/>
          <w:szCs w:val="24"/>
        </w:rPr>
        <w:t xml:space="preserve"> </w:t>
      </w:r>
      <w:r>
        <w:rPr>
          <w:rFonts w:ascii="Times New Roman" w:hAnsi="Times New Roman"/>
          <w:szCs w:val="24"/>
        </w:rPr>
        <w:t>491–498.</w:t>
      </w:r>
    </w:p>
    <w:p w14:paraId="7308DBDE" w14:textId="77777777" w:rsidR="00B53220" w:rsidRDefault="00000000">
      <w:pPr>
        <w:spacing w:before="156" w:after="156"/>
        <w:jc w:val="left"/>
        <w:rPr>
          <w:rFonts w:ascii="Times New Roman" w:hAnsi="Times New Roman"/>
          <w:szCs w:val="24"/>
        </w:rPr>
      </w:pPr>
      <w:r>
        <w:rPr>
          <w:rFonts w:ascii="Times New Roman" w:hAnsi="Times New Roman"/>
          <w:szCs w:val="24"/>
        </w:rPr>
        <w:t>[</w:t>
      </w:r>
      <w:proofErr w:type="gramStart"/>
      <w:r>
        <w:rPr>
          <w:rFonts w:ascii="Times New Roman" w:hAnsi="Times New Roman"/>
          <w:szCs w:val="24"/>
        </w:rPr>
        <w:t>12]Mittal</w:t>
      </w:r>
      <w:proofErr w:type="gramEnd"/>
      <w:r>
        <w:rPr>
          <w:rFonts w:ascii="Times New Roman" w:hAnsi="Times New Roman"/>
          <w:szCs w:val="24"/>
        </w:rPr>
        <w:t xml:space="preserve">, A.; Soundararajan, R.; and Bovik, A. C. 2012. Making a “Completely Blind” Image Quality Analyzer. </w:t>
      </w:r>
      <w:r>
        <w:rPr>
          <w:rFonts w:ascii="Times New Roman" w:hAnsi="Times New Roman"/>
          <w:i/>
          <w:szCs w:val="24"/>
        </w:rPr>
        <w:t xml:space="preserve">IEEE </w:t>
      </w:r>
      <w:bookmarkStart w:id="256" w:name="_bookmark41"/>
      <w:bookmarkEnd w:id="256"/>
      <w:r>
        <w:rPr>
          <w:rFonts w:ascii="Times New Roman" w:hAnsi="Times New Roman"/>
          <w:i/>
          <w:szCs w:val="24"/>
        </w:rPr>
        <w:t>Signal Processing Letters</w:t>
      </w:r>
      <w:r>
        <w:rPr>
          <w:rFonts w:ascii="Times New Roman" w:hAnsi="Times New Roman"/>
          <w:szCs w:val="24"/>
        </w:rPr>
        <w:t>, 20(3): 209–212.</w:t>
      </w:r>
    </w:p>
    <w:p w14:paraId="35E7D3ED" w14:textId="77777777" w:rsidR="00B53220" w:rsidRDefault="00000000">
      <w:pPr>
        <w:spacing w:before="156" w:after="156"/>
        <w:jc w:val="left"/>
        <w:rPr>
          <w:rFonts w:ascii="Times New Roman" w:hAnsi="Times New Roman"/>
          <w:szCs w:val="24"/>
        </w:rPr>
      </w:pPr>
      <w:r>
        <w:rPr>
          <w:rFonts w:ascii="Times New Roman" w:hAnsi="Times New Roman"/>
          <w:szCs w:val="24"/>
        </w:rPr>
        <w:t>[</w:t>
      </w:r>
      <w:proofErr w:type="gramStart"/>
      <w:r>
        <w:rPr>
          <w:rFonts w:ascii="Times New Roman" w:hAnsi="Times New Roman"/>
          <w:szCs w:val="24"/>
        </w:rPr>
        <w:t>13]Zhang</w:t>
      </w:r>
      <w:proofErr w:type="gramEnd"/>
      <w:r>
        <w:rPr>
          <w:rFonts w:ascii="Times New Roman" w:hAnsi="Times New Roman"/>
          <w:szCs w:val="24"/>
        </w:rPr>
        <w:t xml:space="preserve">, X.; Cao, J.; Li, X.; Sheng, Q.; Zhong, L.; and </w:t>
      </w:r>
      <w:proofErr w:type="gramStart"/>
      <w:r>
        <w:rPr>
          <w:rFonts w:ascii="Times New Roman" w:hAnsi="Times New Roman"/>
          <w:szCs w:val="24"/>
        </w:rPr>
        <w:t>Shu ,</w:t>
      </w:r>
      <w:proofErr w:type="gramEnd"/>
      <w:r>
        <w:rPr>
          <w:rFonts w:ascii="Times New Roman" w:hAnsi="Times New Roman"/>
          <w:szCs w:val="24"/>
        </w:rPr>
        <w:t xml:space="preserve"> K. 2021. Mining Dual Emotion for Fake News Detection. In </w:t>
      </w:r>
      <w:r>
        <w:rPr>
          <w:rFonts w:ascii="Times New Roman" w:hAnsi="Times New Roman"/>
          <w:i/>
          <w:szCs w:val="24"/>
        </w:rPr>
        <w:t>Web Conference 2021</w:t>
      </w:r>
      <w:r>
        <w:rPr>
          <w:rFonts w:ascii="Times New Roman" w:hAnsi="Times New Roman"/>
          <w:szCs w:val="24"/>
        </w:rPr>
        <w:t>, 3465–3476.</w:t>
      </w:r>
    </w:p>
    <w:p w14:paraId="19BA03BE" w14:textId="77777777" w:rsidR="00B53220" w:rsidRDefault="00000000">
      <w:pPr>
        <w:spacing w:before="156" w:after="156"/>
        <w:jc w:val="left"/>
        <w:rPr>
          <w:rFonts w:ascii="Times New Roman" w:hAnsi="Times New Roman"/>
          <w:szCs w:val="24"/>
        </w:rPr>
      </w:pPr>
      <w:r>
        <w:rPr>
          <w:rFonts w:ascii="Times New Roman" w:hAnsi="Times New Roman"/>
          <w:szCs w:val="24"/>
        </w:rPr>
        <w:t>[</w:t>
      </w:r>
      <w:proofErr w:type="gramStart"/>
      <w:r>
        <w:rPr>
          <w:rFonts w:ascii="Times New Roman" w:hAnsi="Times New Roman"/>
          <w:szCs w:val="24"/>
        </w:rPr>
        <w:t>14]</w:t>
      </w:r>
      <w:proofErr w:type="spellStart"/>
      <w:r>
        <w:rPr>
          <w:rFonts w:ascii="Times New Roman" w:hAnsi="Times New Roman"/>
          <w:szCs w:val="24"/>
        </w:rPr>
        <w:t>Baevski</w:t>
      </w:r>
      <w:proofErr w:type="spellEnd"/>
      <w:proofErr w:type="gramEnd"/>
      <w:r>
        <w:rPr>
          <w:rFonts w:ascii="Times New Roman" w:hAnsi="Times New Roman"/>
          <w:szCs w:val="24"/>
        </w:rPr>
        <w:t xml:space="preserve">, A.; Zhou, </w:t>
      </w:r>
      <w:r>
        <w:rPr>
          <w:rFonts w:ascii="Times New Roman" w:hAnsi="Times New Roman"/>
          <w:spacing w:val="-9"/>
          <w:szCs w:val="24"/>
        </w:rPr>
        <w:t xml:space="preserve">Y.; </w:t>
      </w:r>
      <w:r>
        <w:rPr>
          <w:rFonts w:ascii="Times New Roman" w:hAnsi="Times New Roman"/>
          <w:szCs w:val="24"/>
        </w:rPr>
        <w:t xml:space="preserve">Mohamed, A.; and Auli, M. </w:t>
      </w:r>
      <w:r>
        <w:rPr>
          <w:rFonts w:ascii="Times New Roman" w:hAnsi="Times New Roman"/>
          <w:spacing w:val="-3"/>
          <w:szCs w:val="24"/>
        </w:rPr>
        <w:t xml:space="preserve">2020. </w:t>
      </w:r>
      <w:r>
        <w:rPr>
          <w:rFonts w:ascii="Times New Roman" w:hAnsi="Times New Roman"/>
          <w:szCs w:val="24"/>
        </w:rPr>
        <w:t>wav2vec</w:t>
      </w:r>
      <w:r>
        <w:rPr>
          <w:rFonts w:ascii="Times New Roman" w:hAnsi="Times New Roman"/>
          <w:spacing w:val="-10"/>
          <w:szCs w:val="24"/>
        </w:rPr>
        <w:t xml:space="preserve"> </w:t>
      </w:r>
      <w:r>
        <w:rPr>
          <w:rFonts w:ascii="Times New Roman" w:hAnsi="Times New Roman"/>
          <w:szCs w:val="24"/>
        </w:rPr>
        <w:t>2.0:</w:t>
      </w:r>
      <w:r>
        <w:rPr>
          <w:rFonts w:ascii="Times New Roman" w:hAnsi="Times New Roman"/>
          <w:spacing w:val="-9"/>
          <w:szCs w:val="24"/>
        </w:rPr>
        <w:t xml:space="preserve"> </w:t>
      </w:r>
      <w:r>
        <w:rPr>
          <w:rFonts w:ascii="Times New Roman" w:hAnsi="Times New Roman"/>
          <w:szCs w:val="24"/>
        </w:rPr>
        <w:t>A</w:t>
      </w:r>
      <w:r>
        <w:rPr>
          <w:rFonts w:ascii="Times New Roman" w:hAnsi="Times New Roman"/>
          <w:spacing w:val="-9"/>
          <w:szCs w:val="24"/>
        </w:rPr>
        <w:t xml:space="preserve"> </w:t>
      </w:r>
      <w:r>
        <w:rPr>
          <w:rFonts w:ascii="Times New Roman" w:hAnsi="Times New Roman"/>
          <w:szCs w:val="24"/>
        </w:rPr>
        <w:t>Framework</w:t>
      </w:r>
      <w:r>
        <w:rPr>
          <w:rFonts w:ascii="Times New Roman" w:hAnsi="Times New Roman"/>
          <w:spacing w:val="-9"/>
          <w:szCs w:val="24"/>
        </w:rPr>
        <w:t xml:space="preserve"> </w:t>
      </w:r>
      <w:r>
        <w:rPr>
          <w:rFonts w:ascii="Times New Roman" w:hAnsi="Times New Roman"/>
          <w:szCs w:val="24"/>
        </w:rPr>
        <w:t>for</w:t>
      </w:r>
      <w:r>
        <w:rPr>
          <w:rFonts w:ascii="Times New Roman" w:hAnsi="Times New Roman"/>
          <w:spacing w:val="-9"/>
          <w:szCs w:val="24"/>
        </w:rPr>
        <w:t xml:space="preserve"> </w:t>
      </w:r>
      <w:r>
        <w:rPr>
          <w:rFonts w:ascii="Times New Roman" w:hAnsi="Times New Roman"/>
          <w:szCs w:val="24"/>
        </w:rPr>
        <w:t>Self-Supervised</w:t>
      </w:r>
      <w:r>
        <w:rPr>
          <w:rFonts w:ascii="Times New Roman" w:hAnsi="Times New Roman"/>
          <w:spacing w:val="-9"/>
          <w:szCs w:val="24"/>
        </w:rPr>
        <w:t xml:space="preserve"> </w:t>
      </w:r>
      <w:r>
        <w:rPr>
          <w:rFonts w:ascii="Times New Roman" w:hAnsi="Times New Roman"/>
          <w:szCs w:val="24"/>
        </w:rPr>
        <w:t>Learning</w:t>
      </w:r>
      <w:r>
        <w:rPr>
          <w:rFonts w:ascii="Times New Roman" w:hAnsi="Times New Roman"/>
          <w:spacing w:val="-9"/>
          <w:szCs w:val="24"/>
        </w:rPr>
        <w:t xml:space="preserve"> </w:t>
      </w:r>
      <w:r>
        <w:rPr>
          <w:rFonts w:ascii="Times New Roman" w:hAnsi="Times New Roman"/>
          <w:spacing w:val="-7"/>
          <w:szCs w:val="24"/>
        </w:rPr>
        <w:t xml:space="preserve">of </w:t>
      </w:r>
      <w:r>
        <w:rPr>
          <w:rFonts w:ascii="Times New Roman" w:hAnsi="Times New Roman"/>
          <w:szCs w:val="24"/>
        </w:rPr>
        <w:t xml:space="preserve">Speech Representations. In </w:t>
      </w:r>
      <w:r>
        <w:rPr>
          <w:rFonts w:ascii="Times New Roman" w:hAnsi="Times New Roman"/>
          <w:i/>
          <w:szCs w:val="24"/>
        </w:rPr>
        <w:t>Advances in Neural</w:t>
      </w:r>
      <w:r>
        <w:rPr>
          <w:rFonts w:ascii="Times New Roman" w:hAnsi="Times New Roman"/>
          <w:i/>
          <w:spacing w:val="-20"/>
          <w:szCs w:val="24"/>
        </w:rPr>
        <w:t xml:space="preserve"> </w:t>
      </w:r>
      <w:r>
        <w:rPr>
          <w:rFonts w:ascii="Times New Roman" w:hAnsi="Times New Roman"/>
          <w:i/>
          <w:spacing w:val="-3"/>
          <w:szCs w:val="24"/>
        </w:rPr>
        <w:t xml:space="preserve">Information </w:t>
      </w:r>
      <w:r>
        <w:rPr>
          <w:rFonts w:ascii="Times New Roman" w:hAnsi="Times New Roman"/>
          <w:i/>
          <w:szCs w:val="24"/>
        </w:rPr>
        <w:t>Processing Systems</w:t>
      </w:r>
      <w:r>
        <w:rPr>
          <w:rFonts w:ascii="Times New Roman" w:hAnsi="Times New Roman"/>
          <w:szCs w:val="24"/>
        </w:rPr>
        <w:t>, volume 33,</w:t>
      </w:r>
      <w:r>
        <w:rPr>
          <w:rFonts w:ascii="Times New Roman" w:hAnsi="Times New Roman"/>
          <w:spacing w:val="-9"/>
          <w:szCs w:val="24"/>
        </w:rPr>
        <w:t xml:space="preserve"> </w:t>
      </w:r>
      <w:r>
        <w:rPr>
          <w:rFonts w:ascii="Times New Roman" w:hAnsi="Times New Roman"/>
          <w:szCs w:val="24"/>
        </w:rPr>
        <w:t>12449–12460.</w:t>
      </w:r>
    </w:p>
    <w:p w14:paraId="102E3EEF" w14:textId="77777777" w:rsidR="00B53220" w:rsidRDefault="00000000">
      <w:pPr>
        <w:spacing w:before="156" w:after="156"/>
        <w:jc w:val="left"/>
        <w:rPr>
          <w:rFonts w:ascii="Times New Roman" w:hAnsi="Times New Roman"/>
          <w:szCs w:val="24"/>
        </w:rPr>
      </w:pPr>
      <w:r>
        <w:rPr>
          <w:rFonts w:ascii="Times New Roman" w:hAnsi="Times New Roman"/>
          <w:szCs w:val="24"/>
        </w:rPr>
        <w:t>[</w:t>
      </w:r>
      <w:proofErr w:type="gramStart"/>
      <w:r>
        <w:rPr>
          <w:rFonts w:ascii="Times New Roman" w:hAnsi="Times New Roman"/>
          <w:szCs w:val="24"/>
        </w:rPr>
        <w:t>15]Shu</w:t>
      </w:r>
      <w:proofErr w:type="gramEnd"/>
      <w:r>
        <w:rPr>
          <w:rFonts w:ascii="Times New Roman" w:hAnsi="Times New Roman"/>
          <w:szCs w:val="24"/>
        </w:rPr>
        <w:t xml:space="preserve">, K.; Wang, S.; and Liu, H. 2018. Understanding User Profiles on Social Media for Fake News Detection. In </w:t>
      </w:r>
      <w:r>
        <w:rPr>
          <w:rFonts w:ascii="Times New Roman" w:hAnsi="Times New Roman"/>
          <w:i/>
          <w:szCs w:val="24"/>
        </w:rPr>
        <w:t xml:space="preserve">2018 IEEE Conference on Multimedia Information Processing </w:t>
      </w:r>
      <w:bookmarkStart w:id="257" w:name="_bookmark52"/>
      <w:bookmarkEnd w:id="257"/>
      <w:r>
        <w:rPr>
          <w:rFonts w:ascii="Times New Roman" w:hAnsi="Times New Roman"/>
          <w:i/>
          <w:szCs w:val="24"/>
        </w:rPr>
        <w:t>and Retrieval</w:t>
      </w:r>
      <w:r>
        <w:rPr>
          <w:rFonts w:ascii="Times New Roman" w:hAnsi="Times New Roman"/>
          <w:szCs w:val="24"/>
        </w:rPr>
        <w:t>, 430–435.</w:t>
      </w:r>
    </w:p>
    <w:p w14:paraId="5930FF0F" w14:textId="77777777" w:rsidR="00B53220" w:rsidRDefault="00000000">
      <w:pPr>
        <w:spacing w:before="156" w:after="156"/>
        <w:jc w:val="left"/>
        <w:rPr>
          <w:rFonts w:ascii="Times New Roman" w:hAnsi="Times New Roman"/>
          <w:szCs w:val="24"/>
        </w:rPr>
      </w:pPr>
      <w:r>
        <w:rPr>
          <w:rFonts w:ascii="Times New Roman" w:hAnsi="Times New Roman"/>
          <w:szCs w:val="24"/>
        </w:rPr>
        <w:t>[</w:t>
      </w:r>
      <w:proofErr w:type="gramStart"/>
      <w:r>
        <w:rPr>
          <w:rFonts w:ascii="Times New Roman" w:hAnsi="Times New Roman"/>
          <w:szCs w:val="24"/>
        </w:rPr>
        <w:t>16]Hershey</w:t>
      </w:r>
      <w:proofErr w:type="gramEnd"/>
      <w:r>
        <w:rPr>
          <w:rFonts w:ascii="Times New Roman" w:hAnsi="Times New Roman"/>
          <w:szCs w:val="24"/>
        </w:rPr>
        <w:t xml:space="preserve">, S.; Chaudhuri, S.; Ellis, D. P.; </w:t>
      </w:r>
      <w:proofErr w:type="spellStart"/>
      <w:r>
        <w:rPr>
          <w:rFonts w:ascii="Times New Roman" w:hAnsi="Times New Roman"/>
          <w:szCs w:val="24"/>
        </w:rPr>
        <w:t>Gemmeke</w:t>
      </w:r>
      <w:proofErr w:type="spellEnd"/>
      <w:r>
        <w:rPr>
          <w:rFonts w:ascii="Times New Roman" w:hAnsi="Times New Roman"/>
          <w:szCs w:val="24"/>
        </w:rPr>
        <w:t xml:space="preserve">, J. F.; Jansen, A.; Moore, R. C.; </w:t>
      </w:r>
      <w:proofErr w:type="spellStart"/>
      <w:r>
        <w:rPr>
          <w:rFonts w:ascii="Times New Roman" w:hAnsi="Times New Roman"/>
          <w:szCs w:val="24"/>
        </w:rPr>
        <w:t>Plakal</w:t>
      </w:r>
      <w:proofErr w:type="spellEnd"/>
      <w:r>
        <w:rPr>
          <w:rFonts w:ascii="Times New Roman" w:hAnsi="Times New Roman"/>
          <w:szCs w:val="24"/>
        </w:rPr>
        <w:t xml:space="preserve">, M.; Platt, D.; </w:t>
      </w:r>
      <w:proofErr w:type="spellStart"/>
      <w:proofErr w:type="gramStart"/>
      <w:r>
        <w:rPr>
          <w:rFonts w:ascii="Times New Roman" w:hAnsi="Times New Roman"/>
          <w:szCs w:val="24"/>
        </w:rPr>
        <w:t>Saurous,R</w:t>
      </w:r>
      <w:proofErr w:type="spellEnd"/>
      <w:r>
        <w:rPr>
          <w:rFonts w:ascii="Times New Roman" w:hAnsi="Times New Roman"/>
          <w:szCs w:val="24"/>
        </w:rPr>
        <w:t>.</w:t>
      </w:r>
      <w:proofErr w:type="gramEnd"/>
      <w:r>
        <w:rPr>
          <w:rFonts w:ascii="Times New Roman" w:hAnsi="Times New Roman"/>
          <w:szCs w:val="24"/>
        </w:rPr>
        <w:t xml:space="preserve"> A.; Seybold, B.; et al. 2017. CNN Architectures </w:t>
      </w:r>
      <w:r>
        <w:rPr>
          <w:rFonts w:ascii="Times New Roman" w:hAnsi="Times New Roman"/>
          <w:spacing w:val="-6"/>
          <w:szCs w:val="24"/>
        </w:rPr>
        <w:t xml:space="preserve">for </w:t>
      </w:r>
      <w:r>
        <w:rPr>
          <w:rFonts w:ascii="Times New Roman" w:hAnsi="Times New Roman"/>
          <w:szCs w:val="24"/>
        </w:rPr>
        <w:t xml:space="preserve">Large-scale Audio Classification. In </w:t>
      </w:r>
      <w:r>
        <w:rPr>
          <w:rFonts w:ascii="Times New Roman" w:hAnsi="Times New Roman"/>
          <w:i/>
          <w:szCs w:val="24"/>
        </w:rPr>
        <w:t>2017 IEEE International</w:t>
      </w:r>
      <w:r>
        <w:rPr>
          <w:rFonts w:ascii="Times New Roman" w:hAnsi="Times New Roman"/>
          <w:i/>
          <w:spacing w:val="-7"/>
          <w:szCs w:val="24"/>
        </w:rPr>
        <w:t xml:space="preserve"> </w:t>
      </w:r>
      <w:r>
        <w:rPr>
          <w:rFonts w:ascii="Times New Roman" w:hAnsi="Times New Roman"/>
          <w:i/>
          <w:szCs w:val="24"/>
        </w:rPr>
        <w:t>Conference</w:t>
      </w:r>
      <w:r>
        <w:rPr>
          <w:rFonts w:ascii="Times New Roman" w:hAnsi="Times New Roman"/>
          <w:i/>
          <w:spacing w:val="-7"/>
          <w:szCs w:val="24"/>
        </w:rPr>
        <w:t xml:space="preserve"> </w:t>
      </w:r>
      <w:r>
        <w:rPr>
          <w:rFonts w:ascii="Times New Roman" w:hAnsi="Times New Roman"/>
          <w:i/>
          <w:szCs w:val="24"/>
        </w:rPr>
        <w:t>on</w:t>
      </w:r>
      <w:r>
        <w:rPr>
          <w:rFonts w:ascii="Times New Roman" w:hAnsi="Times New Roman"/>
          <w:i/>
          <w:spacing w:val="-6"/>
          <w:szCs w:val="24"/>
        </w:rPr>
        <w:t xml:space="preserve"> </w:t>
      </w:r>
      <w:r>
        <w:rPr>
          <w:rFonts w:ascii="Times New Roman" w:hAnsi="Times New Roman"/>
          <w:i/>
          <w:szCs w:val="24"/>
        </w:rPr>
        <w:t>Acoustics,</w:t>
      </w:r>
      <w:r>
        <w:rPr>
          <w:rFonts w:ascii="Times New Roman" w:hAnsi="Times New Roman"/>
          <w:i/>
          <w:spacing w:val="-7"/>
          <w:szCs w:val="24"/>
        </w:rPr>
        <w:t xml:space="preserve"> </w:t>
      </w:r>
      <w:r>
        <w:rPr>
          <w:rFonts w:ascii="Times New Roman" w:hAnsi="Times New Roman"/>
          <w:i/>
          <w:szCs w:val="24"/>
        </w:rPr>
        <w:t>Speech</w:t>
      </w:r>
      <w:r>
        <w:rPr>
          <w:rFonts w:ascii="Times New Roman" w:hAnsi="Times New Roman"/>
          <w:i/>
          <w:spacing w:val="-6"/>
          <w:szCs w:val="24"/>
        </w:rPr>
        <w:t xml:space="preserve"> </w:t>
      </w:r>
      <w:r>
        <w:rPr>
          <w:rFonts w:ascii="Times New Roman" w:hAnsi="Times New Roman"/>
          <w:i/>
          <w:szCs w:val="24"/>
        </w:rPr>
        <w:t>and</w:t>
      </w:r>
      <w:r>
        <w:rPr>
          <w:rFonts w:ascii="Times New Roman" w:hAnsi="Times New Roman"/>
          <w:i/>
          <w:spacing w:val="-7"/>
          <w:szCs w:val="24"/>
        </w:rPr>
        <w:t xml:space="preserve"> </w:t>
      </w:r>
      <w:r>
        <w:rPr>
          <w:rFonts w:ascii="Times New Roman" w:hAnsi="Times New Roman"/>
          <w:i/>
          <w:szCs w:val="24"/>
        </w:rPr>
        <w:t>Signal</w:t>
      </w:r>
      <w:r>
        <w:rPr>
          <w:rFonts w:ascii="Times New Roman" w:hAnsi="Times New Roman"/>
          <w:i/>
          <w:spacing w:val="-7"/>
          <w:szCs w:val="24"/>
        </w:rPr>
        <w:t xml:space="preserve"> </w:t>
      </w:r>
      <w:r>
        <w:rPr>
          <w:rFonts w:ascii="Times New Roman" w:hAnsi="Times New Roman"/>
          <w:i/>
          <w:spacing w:val="-4"/>
          <w:szCs w:val="24"/>
        </w:rPr>
        <w:t>Process</w:t>
      </w:r>
      <w:bookmarkStart w:id="258" w:name="_bookmark31"/>
      <w:bookmarkEnd w:id="258"/>
      <w:r>
        <w:rPr>
          <w:rFonts w:ascii="Times New Roman" w:hAnsi="Times New Roman"/>
          <w:i/>
          <w:szCs w:val="24"/>
        </w:rPr>
        <w:t>ing</w:t>
      </w:r>
      <w:r>
        <w:rPr>
          <w:rFonts w:ascii="Times New Roman" w:hAnsi="Times New Roman"/>
          <w:szCs w:val="24"/>
        </w:rPr>
        <w:t>,</w:t>
      </w:r>
      <w:r>
        <w:rPr>
          <w:rFonts w:ascii="Times New Roman" w:hAnsi="Times New Roman"/>
          <w:spacing w:val="-2"/>
          <w:szCs w:val="24"/>
        </w:rPr>
        <w:t xml:space="preserve"> </w:t>
      </w:r>
      <w:r>
        <w:rPr>
          <w:rFonts w:ascii="Times New Roman" w:hAnsi="Times New Roman"/>
          <w:szCs w:val="24"/>
        </w:rPr>
        <w:t>131–135.</w:t>
      </w:r>
    </w:p>
    <w:p w14:paraId="47B5D10B" w14:textId="77777777" w:rsidR="00B53220" w:rsidRDefault="00000000">
      <w:pPr>
        <w:spacing w:before="156" w:after="156"/>
        <w:jc w:val="left"/>
        <w:rPr>
          <w:rFonts w:ascii="Times New Roman" w:hAnsi="Times New Roman"/>
          <w:w w:val="95"/>
          <w:position w:val="2"/>
          <w:szCs w:val="24"/>
        </w:rPr>
      </w:pPr>
      <w:r>
        <w:rPr>
          <w:rFonts w:ascii="Times New Roman" w:hAnsi="Times New Roman"/>
          <w:szCs w:val="24"/>
        </w:rPr>
        <w:t>[</w:t>
      </w:r>
      <w:proofErr w:type="gramStart"/>
      <w:r>
        <w:rPr>
          <w:rFonts w:ascii="Times New Roman" w:hAnsi="Times New Roman"/>
          <w:szCs w:val="24"/>
        </w:rPr>
        <w:t>17]Simonyan</w:t>
      </w:r>
      <w:proofErr w:type="gramEnd"/>
      <w:r>
        <w:rPr>
          <w:rFonts w:ascii="Times New Roman" w:hAnsi="Times New Roman"/>
          <w:szCs w:val="24"/>
        </w:rPr>
        <w:t xml:space="preserve">, K.; and Zisserman, A. 2015. </w:t>
      </w:r>
      <w:r>
        <w:rPr>
          <w:rFonts w:ascii="Times New Roman" w:hAnsi="Times New Roman"/>
          <w:spacing w:val="-6"/>
          <w:szCs w:val="24"/>
        </w:rPr>
        <w:t xml:space="preserve">Very </w:t>
      </w:r>
      <w:r>
        <w:rPr>
          <w:rFonts w:ascii="Times New Roman" w:hAnsi="Times New Roman"/>
          <w:szCs w:val="24"/>
        </w:rPr>
        <w:t xml:space="preserve">Deep </w:t>
      </w:r>
      <w:r>
        <w:rPr>
          <w:rFonts w:ascii="Times New Roman" w:hAnsi="Times New Roman"/>
          <w:spacing w:val="-5"/>
          <w:szCs w:val="24"/>
        </w:rPr>
        <w:t>Convo</w:t>
      </w:r>
      <w:r>
        <w:rPr>
          <w:rFonts w:ascii="Times New Roman" w:hAnsi="Times New Roman"/>
          <w:szCs w:val="24"/>
        </w:rPr>
        <w:t xml:space="preserve">lutional Networks for Large-Scale Image Recognition. </w:t>
      </w:r>
      <w:r>
        <w:rPr>
          <w:rFonts w:ascii="Times New Roman" w:hAnsi="Times New Roman"/>
          <w:spacing w:val="-7"/>
          <w:szCs w:val="24"/>
        </w:rPr>
        <w:t xml:space="preserve">In </w:t>
      </w:r>
      <w:bookmarkStart w:id="259" w:name="_bookmark54"/>
      <w:bookmarkEnd w:id="259"/>
      <w:r>
        <w:rPr>
          <w:rFonts w:ascii="Times New Roman" w:hAnsi="Times New Roman"/>
          <w:i/>
          <w:spacing w:val="-3"/>
          <w:szCs w:val="24"/>
        </w:rPr>
        <w:t xml:space="preserve">3rd </w:t>
      </w:r>
      <w:r>
        <w:rPr>
          <w:rFonts w:ascii="Times New Roman" w:hAnsi="Times New Roman"/>
          <w:i/>
          <w:szCs w:val="24"/>
        </w:rPr>
        <w:t>International Conference on Learning Representations</w:t>
      </w:r>
      <w:r>
        <w:rPr>
          <w:rFonts w:ascii="Times New Roman" w:hAnsi="Times New Roman"/>
          <w:szCs w:val="24"/>
        </w:rPr>
        <w:t>.</w:t>
      </w:r>
    </w:p>
    <w:p w14:paraId="252170BC" w14:textId="77777777" w:rsidR="00B53220" w:rsidRDefault="00000000">
      <w:pPr>
        <w:spacing w:before="156" w:after="156"/>
        <w:jc w:val="left"/>
        <w:rPr>
          <w:rFonts w:ascii="Times New Roman" w:hAnsi="Times New Roman"/>
          <w:szCs w:val="24"/>
        </w:rPr>
      </w:pPr>
      <w:r>
        <w:rPr>
          <w:rFonts w:ascii="Times New Roman" w:hAnsi="Times New Roman"/>
          <w:szCs w:val="24"/>
        </w:rPr>
        <w:t>[</w:t>
      </w:r>
      <w:proofErr w:type="gramStart"/>
      <w:r>
        <w:rPr>
          <w:rFonts w:ascii="Times New Roman" w:hAnsi="Times New Roman"/>
          <w:szCs w:val="24"/>
        </w:rPr>
        <w:t>18]Tran</w:t>
      </w:r>
      <w:proofErr w:type="gramEnd"/>
      <w:r>
        <w:rPr>
          <w:rFonts w:ascii="Times New Roman" w:hAnsi="Times New Roman"/>
          <w:szCs w:val="24"/>
        </w:rPr>
        <w:t xml:space="preserve">, D.; </w:t>
      </w:r>
      <w:proofErr w:type="spellStart"/>
      <w:r>
        <w:rPr>
          <w:rFonts w:ascii="Times New Roman" w:hAnsi="Times New Roman"/>
          <w:szCs w:val="24"/>
        </w:rPr>
        <w:t>Bourdev</w:t>
      </w:r>
      <w:proofErr w:type="spellEnd"/>
      <w:r>
        <w:rPr>
          <w:rFonts w:ascii="Times New Roman" w:hAnsi="Times New Roman"/>
          <w:szCs w:val="24"/>
        </w:rPr>
        <w:t xml:space="preserve">, L.; Fergus, R.; </w:t>
      </w:r>
      <w:proofErr w:type="spellStart"/>
      <w:proofErr w:type="gramStart"/>
      <w:r>
        <w:rPr>
          <w:rFonts w:ascii="Times New Roman" w:hAnsi="Times New Roman"/>
          <w:szCs w:val="24"/>
        </w:rPr>
        <w:t>Torresani</w:t>
      </w:r>
      <w:proofErr w:type="spellEnd"/>
      <w:r>
        <w:rPr>
          <w:rFonts w:ascii="Times New Roman" w:hAnsi="Times New Roman"/>
          <w:szCs w:val="24"/>
        </w:rPr>
        <w:t xml:space="preserve"> ,</w:t>
      </w:r>
      <w:proofErr w:type="gramEnd"/>
      <w:r>
        <w:rPr>
          <w:rFonts w:ascii="Times New Roman" w:hAnsi="Times New Roman"/>
          <w:szCs w:val="24"/>
        </w:rPr>
        <w:t xml:space="preserve"> L.; and </w:t>
      </w:r>
      <w:proofErr w:type="spellStart"/>
      <w:proofErr w:type="gramStart"/>
      <w:r>
        <w:rPr>
          <w:rFonts w:ascii="Times New Roman" w:hAnsi="Times New Roman"/>
          <w:szCs w:val="24"/>
        </w:rPr>
        <w:t>Paluri</w:t>
      </w:r>
      <w:proofErr w:type="spellEnd"/>
      <w:r>
        <w:rPr>
          <w:rFonts w:ascii="Times New Roman" w:hAnsi="Times New Roman"/>
          <w:szCs w:val="24"/>
        </w:rPr>
        <w:t xml:space="preserve"> ,</w:t>
      </w:r>
      <w:proofErr w:type="gramEnd"/>
      <w:r>
        <w:rPr>
          <w:rFonts w:ascii="Times New Roman" w:hAnsi="Times New Roman"/>
          <w:szCs w:val="24"/>
        </w:rPr>
        <w:t xml:space="preserve"> M. 2015. Learning Spatiotemporal Features with 3d Convolutional Networks. In </w:t>
      </w:r>
      <w:r>
        <w:rPr>
          <w:rFonts w:ascii="Times New Roman" w:hAnsi="Times New Roman"/>
          <w:i/>
          <w:szCs w:val="24"/>
        </w:rPr>
        <w:t xml:space="preserve">IEEE International </w:t>
      </w:r>
      <w:r>
        <w:rPr>
          <w:rFonts w:ascii="Times New Roman" w:hAnsi="Times New Roman"/>
          <w:i/>
          <w:szCs w:val="24"/>
        </w:rPr>
        <w:lastRenderedPageBreak/>
        <w:t xml:space="preserve">Conference on </w:t>
      </w:r>
      <w:bookmarkStart w:id="260" w:name="_bookmark56"/>
      <w:bookmarkEnd w:id="260"/>
      <w:r>
        <w:rPr>
          <w:rFonts w:ascii="Times New Roman" w:hAnsi="Times New Roman"/>
          <w:i/>
          <w:szCs w:val="24"/>
        </w:rPr>
        <w:t>Computer Vision</w:t>
      </w:r>
      <w:r>
        <w:rPr>
          <w:rFonts w:ascii="Times New Roman" w:hAnsi="Times New Roman"/>
          <w:szCs w:val="24"/>
        </w:rPr>
        <w:t>, 4489–4497</w:t>
      </w:r>
    </w:p>
    <w:p w14:paraId="0EEE98B1" w14:textId="77777777" w:rsidR="00B53220" w:rsidRDefault="00B53220">
      <w:pPr>
        <w:spacing w:before="156" w:after="156"/>
        <w:jc w:val="left"/>
        <w:rPr>
          <w:rFonts w:ascii="Times New Roman" w:hAnsi="Times New Roman"/>
          <w:w w:val="95"/>
          <w:position w:val="2"/>
          <w:szCs w:val="21"/>
        </w:rPr>
      </w:pPr>
    </w:p>
    <w:sectPr w:rsidR="00B53220" w:rsidSect="00385E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7635" w14:textId="77777777" w:rsidR="00E04FCF" w:rsidRDefault="00E04FCF">
      <w:pPr>
        <w:spacing w:before="120" w:after="120" w:line="240" w:lineRule="auto"/>
        <w:rPr>
          <w:rFonts w:hint="eastAsia"/>
        </w:rPr>
      </w:pPr>
      <w:r>
        <w:separator/>
      </w:r>
    </w:p>
  </w:endnote>
  <w:endnote w:type="continuationSeparator" w:id="0">
    <w:p w14:paraId="7FBC5F50" w14:textId="77777777" w:rsidR="00E04FCF" w:rsidRDefault="00E04FCF">
      <w:pPr>
        <w:spacing w:before="120" w:after="12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603F01FF" w:csb1="FFFF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7FDE" w14:textId="77777777" w:rsidR="00B53220" w:rsidRDefault="00B53220">
    <w:pPr>
      <w:pStyle w:val="a7"/>
      <w:spacing w:before="120" w:after="12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9983" w14:textId="77777777" w:rsidR="00B53220" w:rsidRDefault="00B53220">
    <w:pPr>
      <w:pStyle w:val="a7"/>
      <w:spacing w:before="120" w:after="12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DADB" w14:textId="77777777" w:rsidR="00B53220" w:rsidRDefault="00B53220">
    <w:pPr>
      <w:pStyle w:val="a7"/>
      <w:spacing w:before="120" w:after="12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067755"/>
      <w:docPartObj>
        <w:docPartGallery w:val="Page Numbers (Bottom of Page)"/>
        <w:docPartUnique/>
      </w:docPartObj>
    </w:sdtPr>
    <w:sdtContent>
      <w:p w14:paraId="50228271" w14:textId="61657D97" w:rsidR="00704D4D" w:rsidRDefault="00704D4D">
        <w:pPr>
          <w:pStyle w:val="a7"/>
          <w:spacing w:before="120" w:after="120"/>
          <w:jc w:val="center"/>
          <w:rPr>
            <w:rFonts w:hint="eastAsia"/>
          </w:rPr>
        </w:pPr>
        <w:r>
          <w:fldChar w:fldCharType="begin"/>
        </w:r>
        <w:r>
          <w:instrText>PAGE   \* MERGEFORMAT</w:instrText>
        </w:r>
        <w:r>
          <w:fldChar w:fldCharType="separate"/>
        </w:r>
        <w:r>
          <w:rPr>
            <w:lang w:val="zh-CN"/>
          </w:rPr>
          <w:t>2</w:t>
        </w:r>
        <w:r>
          <w:fldChar w:fldCharType="end"/>
        </w:r>
      </w:p>
    </w:sdtContent>
  </w:sdt>
  <w:p w14:paraId="52E79C38" w14:textId="77777777" w:rsidR="00B53220" w:rsidRDefault="00B53220">
    <w:pPr>
      <w:pStyle w:val="a7"/>
      <w:spacing w:before="120" w:after="12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6141"/>
      <w:docPartObj>
        <w:docPartGallery w:val="Page Numbers (Bottom of Page)"/>
        <w:docPartUnique/>
      </w:docPartObj>
    </w:sdtPr>
    <w:sdtContent>
      <w:p w14:paraId="4A0A695D" w14:textId="4CF8493F" w:rsidR="00704D4D" w:rsidRDefault="00704D4D">
        <w:pPr>
          <w:pStyle w:val="a7"/>
          <w:spacing w:before="120" w:after="120"/>
          <w:jc w:val="center"/>
          <w:rPr>
            <w:rFonts w:hint="eastAsia"/>
          </w:rPr>
        </w:pPr>
        <w:r>
          <w:fldChar w:fldCharType="begin"/>
        </w:r>
        <w:r>
          <w:instrText>PAGE   \* MERGEFORMAT</w:instrText>
        </w:r>
        <w:r>
          <w:fldChar w:fldCharType="separate"/>
        </w:r>
        <w:r>
          <w:rPr>
            <w:lang w:val="zh-CN"/>
          </w:rPr>
          <w:t>2</w:t>
        </w:r>
        <w:r>
          <w:fldChar w:fldCharType="end"/>
        </w:r>
      </w:p>
    </w:sdtContent>
  </w:sdt>
  <w:p w14:paraId="0E8B4B58" w14:textId="1603B473" w:rsidR="00FC1225" w:rsidRDefault="00FC1225" w:rsidP="00704D4D">
    <w:pPr>
      <w:pStyle w:val="a7"/>
      <w:spacing w:before="120" w:after="12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8F463" w14:textId="77777777" w:rsidR="00E04FCF" w:rsidRDefault="00E04FCF">
      <w:pPr>
        <w:spacing w:before="120" w:after="120"/>
        <w:rPr>
          <w:rFonts w:hint="eastAsia"/>
        </w:rPr>
      </w:pPr>
      <w:r>
        <w:separator/>
      </w:r>
    </w:p>
  </w:footnote>
  <w:footnote w:type="continuationSeparator" w:id="0">
    <w:p w14:paraId="4842CC55" w14:textId="77777777" w:rsidR="00E04FCF" w:rsidRDefault="00E04FCF">
      <w:pPr>
        <w:spacing w:before="120" w:after="1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438C" w14:textId="77777777" w:rsidR="00B53220" w:rsidRDefault="00B53220">
    <w:pPr>
      <w:pStyle w:val="a9"/>
      <w:spacing w:before="120" w:after="12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E130" w14:textId="77777777" w:rsidR="00B53220" w:rsidRDefault="00B53220">
    <w:pPr>
      <w:pStyle w:val="a9"/>
      <w:spacing w:before="120" w:after="12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9E18" w14:textId="77777777" w:rsidR="00B53220" w:rsidRDefault="00B53220">
    <w:pPr>
      <w:pStyle w:val="a9"/>
      <w:spacing w:before="120" w:after="12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2D43E7"/>
    <w:multiLevelType w:val="singleLevel"/>
    <w:tmpl w:val="F42D43E7"/>
    <w:lvl w:ilvl="0">
      <w:start w:val="2"/>
      <w:numFmt w:val="chineseCounting"/>
      <w:suff w:val="space"/>
      <w:lvlText w:val="第%1章"/>
      <w:lvlJc w:val="left"/>
      <w:rPr>
        <w:rFonts w:hint="eastAsia"/>
      </w:rPr>
    </w:lvl>
  </w:abstractNum>
  <w:abstractNum w:abstractNumId="1" w15:restartNumberingAfterBreak="0">
    <w:nsid w:val="188B3932"/>
    <w:multiLevelType w:val="hybridMultilevel"/>
    <w:tmpl w:val="634CF12C"/>
    <w:lvl w:ilvl="0" w:tplc="2488EB2A">
      <w:start w:val="1"/>
      <w:numFmt w:val="decimal"/>
      <w:lvlText w:val="%1."/>
      <w:lvlJc w:val="left"/>
      <w:pPr>
        <w:ind w:left="160" w:hanging="1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9C728AC"/>
    <w:multiLevelType w:val="multilevel"/>
    <w:tmpl w:val="19C728AC"/>
    <w:lvl w:ilvl="0">
      <w:start w:val="1"/>
      <w:numFmt w:val="decimal"/>
      <w:lvlText w:val="%1."/>
      <w:lvlJc w:val="left"/>
      <w:pPr>
        <w:ind w:left="780" w:hanging="360"/>
      </w:pPr>
      <w:rPr>
        <w:rFonts w:hint="default"/>
        <w:b/>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1C662FDB"/>
    <w:multiLevelType w:val="hybridMultilevel"/>
    <w:tmpl w:val="D780DD1C"/>
    <w:lvl w:ilvl="0" w:tplc="F1305832">
      <w:start w:val="1"/>
      <w:numFmt w:val="decimal"/>
      <w:lvlText w:val="%1."/>
      <w:lvlJc w:val="left"/>
      <w:pPr>
        <w:ind w:left="160" w:hanging="1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04D6A4E"/>
    <w:multiLevelType w:val="multilevel"/>
    <w:tmpl w:val="204D6A4E"/>
    <w:lvl w:ilvl="0">
      <w:start w:val="1"/>
      <w:numFmt w:val="decimal"/>
      <w:lvlText w:val="%1."/>
      <w:lvlJc w:val="left"/>
      <w:pPr>
        <w:ind w:left="780" w:hanging="360"/>
      </w:pPr>
      <w:rPr>
        <w:rFonts w:hint="default"/>
        <w:b/>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2B52A3AB"/>
    <w:multiLevelType w:val="singleLevel"/>
    <w:tmpl w:val="2B52A3AB"/>
    <w:lvl w:ilvl="0">
      <w:start w:val="1"/>
      <w:numFmt w:val="decimal"/>
      <w:lvlText w:val="%1."/>
      <w:lvlJc w:val="left"/>
      <w:pPr>
        <w:tabs>
          <w:tab w:val="left" w:pos="595"/>
        </w:tabs>
      </w:pPr>
    </w:lvl>
  </w:abstractNum>
  <w:abstractNum w:abstractNumId="6" w15:restartNumberingAfterBreak="0">
    <w:nsid w:val="46EF507A"/>
    <w:multiLevelType w:val="singleLevel"/>
    <w:tmpl w:val="46EF507A"/>
    <w:lvl w:ilvl="0">
      <w:start w:val="1"/>
      <w:numFmt w:val="chineseCounting"/>
      <w:suff w:val="space"/>
      <w:lvlText w:val="第%1章"/>
      <w:lvlJc w:val="left"/>
      <w:rPr>
        <w:rFonts w:hint="eastAsia"/>
      </w:rPr>
    </w:lvl>
  </w:abstractNum>
  <w:num w:numId="1" w16cid:durableId="835656309">
    <w:abstractNumId w:val="5"/>
  </w:num>
  <w:num w:numId="2" w16cid:durableId="51009684">
    <w:abstractNumId w:val="6"/>
  </w:num>
  <w:num w:numId="3" w16cid:durableId="2127235866">
    <w:abstractNumId w:val="0"/>
  </w:num>
  <w:num w:numId="4" w16cid:durableId="117337341">
    <w:abstractNumId w:val="4"/>
  </w:num>
  <w:num w:numId="5" w16cid:durableId="2138257382">
    <w:abstractNumId w:val="2"/>
  </w:num>
  <w:num w:numId="6" w16cid:durableId="1043823751">
    <w:abstractNumId w:val="1"/>
  </w:num>
  <w:num w:numId="7" w16cid:durableId="17908602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hong xu">
    <w15:presenceInfo w15:providerId="Windows Live" w15:userId="adac70efbc907d93"/>
  </w15:person>
  <w15:person w15:author="清欢">
    <w15:presenceInfo w15:providerId="None" w15:userId="清欢"/>
  </w15:person>
  <w15:person w15:author="瀚文 陈">
    <w15:presenceInfo w15:providerId="Windows Live" w15:userId="c06e078eabec2f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ViYjFjN2MyZDU2YTBjMTU2NWU0ZmEwNjkwZGI0YTQifQ=="/>
    <w:docVar w:name="KSO_WPS_MARK_KEY" w:val="fb9aa5ad-8883-47f9-a348-15479f12e2fc"/>
  </w:docVars>
  <w:rsids>
    <w:rsidRoot w:val="00D965E3"/>
    <w:rsid w:val="00004F5C"/>
    <w:rsid w:val="0001658F"/>
    <w:rsid w:val="00020B15"/>
    <w:rsid w:val="00021E9B"/>
    <w:rsid w:val="00034A5C"/>
    <w:rsid w:val="00037273"/>
    <w:rsid w:val="000402A8"/>
    <w:rsid w:val="000628D0"/>
    <w:rsid w:val="00066390"/>
    <w:rsid w:val="00081D36"/>
    <w:rsid w:val="000907B4"/>
    <w:rsid w:val="000A0AF7"/>
    <w:rsid w:val="000B0C3C"/>
    <w:rsid w:val="000B3B52"/>
    <w:rsid w:val="000C794D"/>
    <w:rsid w:val="000D426F"/>
    <w:rsid w:val="000E5249"/>
    <w:rsid w:val="00103533"/>
    <w:rsid w:val="00121AC3"/>
    <w:rsid w:val="00121B54"/>
    <w:rsid w:val="00147DCD"/>
    <w:rsid w:val="00166E2A"/>
    <w:rsid w:val="0017508B"/>
    <w:rsid w:val="00184940"/>
    <w:rsid w:val="001922B4"/>
    <w:rsid w:val="001C1394"/>
    <w:rsid w:val="001C1B2B"/>
    <w:rsid w:val="001C2C64"/>
    <w:rsid w:val="001F4F8C"/>
    <w:rsid w:val="00207168"/>
    <w:rsid w:val="00212148"/>
    <w:rsid w:val="00221E43"/>
    <w:rsid w:val="00223FDC"/>
    <w:rsid w:val="00237885"/>
    <w:rsid w:val="002412EF"/>
    <w:rsid w:val="00261D7F"/>
    <w:rsid w:val="002649F8"/>
    <w:rsid w:val="002770D9"/>
    <w:rsid w:val="002B2BCF"/>
    <w:rsid w:val="002B32C6"/>
    <w:rsid w:val="002C1530"/>
    <w:rsid w:val="002D791F"/>
    <w:rsid w:val="002F4070"/>
    <w:rsid w:val="002F431C"/>
    <w:rsid w:val="00304C21"/>
    <w:rsid w:val="00305344"/>
    <w:rsid w:val="0031478E"/>
    <w:rsid w:val="00315465"/>
    <w:rsid w:val="0032633A"/>
    <w:rsid w:val="003411BC"/>
    <w:rsid w:val="00342EEC"/>
    <w:rsid w:val="00360D68"/>
    <w:rsid w:val="0036436E"/>
    <w:rsid w:val="00372FA2"/>
    <w:rsid w:val="0038250F"/>
    <w:rsid w:val="00385EA8"/>
    <w:rsid w:val="003926B8"/>
    <w:rsid w:val="00392875"/>
    <w:rsid w:val="003A2472"/>
    <w:rsid w:val="003A2FDA"/>
    <w:rsid w:val="003D1CA2"/>
    <w:rsid w:val="003F54C6"/>
    <w:rsid w:val="004071F3"/>
    <w:rsid w:val="004164EA"/>
    <w:rsid w:val="004243B6"/>
    <w:rsid w:val="00430B09"/>
    <w:rsid w:val="0044516E"/>
    <w:rsid w:val="004555ED"/>
    <w:rsid w:val="004717B1"/>
    <w:rsid w:val="0048639C"/>
    <w:rsid w:val="004965F3"/>
    <w:rsid w:val="004A6630"/>
    <w:rsid w:val="004C7594"/>
    <w:rsid w:val="004F1CD7"/>
    <w:rsid w:val="004F3176"/>
    <w:rsid w:val="004F41FB"/>
    <w:rsid w:val="00517266"/>
    <w:rsid w:val="00517F53"/>
    <w:rsid w:val="0053226E"/>
    <w:rsid w:val="00536104"/>
    <w:rsid w:val="0054191D"/>
    <w:rsid w:val="00556AA6"/>
    <w:rsid w:val="00565CA6"/>
    <w:rsid w:val="00577496"/>
    <w:rsid w:val="00580ED6"/>
    <w:rsid w:val="005C0C89"/>
    <w:rsid w:val="005E5058"/>
    <w:rsid w:val="005F191E"/>
    <w:rsid w:val="0060001A"/>
    <w:rsid w:val="006965FB"/>
    <w:rsid w:val="006A339E"/>
    <w:rsid w:val="006F4EC8"/>
    <w:rsid w:val="006F548C"/>
    <w:rsid w:val="006F6036"/>
    <w:rsid w:val="00704D4D"/>
    <w:rsid w:val="00713774"/>
    <w:rsid w:val="0071739D"/>
    <w:rsid w:val="007722E4"/>
    <w:rsid w:val="0077383E"/>
    <w:rsid w:val="007764DC"/>
    <w:rsid w:val="00777D52"/>
    <w:rsid w:val="007B13E7"/>
    <w:rsid w:val="007B174C"/>
    <w:rsid w:val="007B2B35"/>
    <w:rsid w:val="007C20C0"/>
    <w:rsid w:val="007D76D3"/>
    <w:rsid w:val="007E10BB"/>
    <w:rsid w:val="007F5668"/>
    <w:rsid w:val="008042D3"/>
    <w:rsid w:val="00807DDA"/>
    <w:rsid w:val="00811C3A"/>
    <w:rsid w:val="008120A6"/>
    <w:rsid w:val="008150D1"/>
    <w:rsid w:val="008239B2"/>
    <w:rsid w:val="0082623E"/>
    <w:rsid w:val="00830F33"/>
    <w:rsid w:val="00843D31"/>
    <w:rsid w:val="00851EDC"/>
    <w:rsid w:val="008569F1"/>
    <w:rsid w:val="0085775B"/>
    <w:rsid w:val="00863558"/>
    <w:rsid w:val="00866A3E"/>
    <w:rsid w:val="00870630"/>
    <w:rsid w:val="008713E2"/>
    <w:rsid w:val="00873A71"/>
    <w:rsid w:val="00877502"/>
    <w:rsid w:val="008808CE"/>
    <w:rsid w:val="008914F5"/>
    <w:rsid w:val="0089419F"/>
    <w:rsid w:val="008B563F"/>
    <w:rsid w:val="008C35E6"/>
    <w:rsid w:val="008C59BB"/>
    <w:rsid w:val="008C76EB"/>
    <w:rsid w:val="008E0802"/>
    <w:rsid w:val="009033BF"/>
    <w:rsid w:val="00911CAF"/>
    <w:rsid w:val="0091640C"/>
    <w:rsid w:val="00933AAD"/>
    <w:rsid w:val="00935D54"/>
    <w:rsid w:val="00940BDF"/>
    <w:rsid w:val="00970854"/>
    <w:rsid w:val="009752C9"/>
    <w:rsid w:val="00983D3D"/>
    <w:rsid w:val="009A1B59"/>
    <w:rsid w:val="009A62C6"/>
    <w:rsid w:val="009C071C"/>
    <w:rsid w:val="009E50A7"/>
    <w:rsid w:val="009F3045"/>
    <w:rsid w:val="00A075C9"/>
    <w:rsid w:val="00A15D55"/>
    <w:rsid w:val="00A2393E"/>
    <w:rsid w:val="00A327E7"/>
    <w:rsid w:val="00A328B0"/>
    <w:rsid w:val="00A715F9"/>
    <w:rsid w:val="00AA3AF4"/>
    <w:rsid w:val="00AA63EB"/>
    <w:rsid w:val="00AD6B37"/>
    <w:rsid w:val="00AE124E"/>
    <w:rsid w:val="00AE6035"/>
    <w:rsid w:val="00B273B2"/>
    <w:rsid w:val="00B53220"/>
    <w:rsid w:val="00B55278"/>
    <w:rsid w:val="00B56228"/>
    <w:rsid w:val="00B702F7"/>
    <w:rsid w:val="00B876C7"/>
    <w:rsid w:val="00BB2AB0"/>
    <w:rsid w:val="00BC1799"/>
    <w:rsid w:val="00BC4CF3"/>
    <w:rsid w:val="00BD2F1E"/>
    <w:rsid w:val="00BD6E7A"/>
    <w:rsid w:val="00C132CC"/>
    <w:rsid w:val="00C27803"/>
    <w:rsid w:val="00C34412"/>
    <w:rsid w:val="00C366F2"/>
    <w:rsid w:val="00C5020E"/>
    <w:rsid w:val="00C71865"/>
    <w:rsid w:val="00C7272E"/>
    <w:rsid w:val="00C84CD0"/>
    <w:rsid w:val="00C93B84"/>
    <w:rsid w:val="00C95AAD"/>
    <w:rsid w:val="00CA7E36"/>
    <w:rsid w:val="00CD202A"/>
    <w:rsid w:val="00CE2151"/>
    <w:rsid w:val="00CF5AF0"/>
    <w:rsid w:val="00D00FEB"/>
    <w:rsid w:val="00D41507"/>
    <w:rsid w:val="00D60F0D"/>
    <w:rsid w:val="00D6486A"/>
    <w:rsid w:val="00D7577D"/>
    <w:rsid w:val="00D965E3"/>
    <w:rsid w:val="00D979EE"/>
    <w:rsid w:val="00D97CC6"/>
    <w:rsid w:val="00DA0773"/>
    <w:rsid w:val="00E04FCF"/>
    <w:rsid w:val="00E17A30"/>
    <w:rsid w:val="00E21176"/>
    <w:rsid w:val="00E35093"/>
    <w:rsid w:val="00E46CCF"/>
    <w:rsid w:val="00E52E38"/>
    <w:rsid w:val="00E561A4"/>
    <w:rsid w:val="00E8290E"/>
    <w:rsid w:val="00E95F83"/>
    <w:rsid w:val="00EC3447"/>
    <w:rsid w:val="00ED1C8F"/>
    <w:rsid w:val="00EE686E"/>
    <w:rsid w:val="00F119C5"/>
    <w:rsid w:val="00F20ADC"/>
    <w:rsid w:val="00F26A1C"/>
    <w:rsid w:val="00F566B8"/>
    <w:rsid w:val="00F7624E"/>
    <w:rsid w:val="00F766E5"/>
    <w:rsid w:val="00F90DBA"/>
    <w:rsid w:val="00FA0B83"/>
    <w:rsid w:val="00FA31DE"/>
    <w:rsid w:val="00FB25BC"/>
    <w:rsid w:val="00FC1225"/>
    <w:rsid w:val="00FC4548"/>
    <w:rsid w:val="00FE13DA"/>
    <w:rsid w:val="00FE3E4C"/>
    <w:rsid w:val="00FF09D1"/>
    <w:rsid w:val="018500EB"/>
    <w:rsid w:val="01A8286F"/>
    <w:rsid w:val="024B4AC2"/>
    <w:rsid w:val="03374F36"/>
    <w:rsid w:val="04186B93"/>
    <w:rsid w:val="043F2C1C"/>
    <w:rsid w:val="050D4A74"/>
    <w:rsid w:val="058A6249"/>
    <w:rsid w:val="05D22059"/>
    <w:rsid w:val="0626507B"/>
    <w:rsid w:val="064544C7"/>
    <w:rsid w:val="083A10B9"/>
    <w:rsid w:val="08C47FFD"/>
    <w:rsid w:val="096A09FF"/>
    <w:rsid w:val="09CC194F"/>
    <w:rsid w:val="0AB55CF1"/>
    <w:rsid w:val="0C492027"/>
    <w:rsid w:val="0CC92C53"/>
    <w:rsid w:val="0E985154"/>
    <w:rsid w:val="11CD2769"/>
    <w:rsid w:val="12402AAD"/>
    <w:rsid w:val="133C3035"/>
    <w:rsid w:val="13BE2353"/>
    <w:rsid w:val="15506B23"/>
    <w:rsid w:val="19597D57"/>
    <w:rsid w:val="1AD570E5"/>
    <w:rsid w:val="1C0651B2"/>
    <w:rsid w:val="1CDF48C5"/>
    <w:rsid w:val="1FA45268"/>
    <w:rsid w:val="20473C1F"/>
    <w:rsid w:val="205D6784"/>
    <w:rsid w:val="21507EF7"/>
    <w:rsid w:val="24054E77"/>
    <w:rsid w:val="24B05516"/>
    <w:rsid w:val="25DA21C1"/>
    <w:rsid w:val="26BB4DF7"/>
    <w:rsid w:val="27A132B6"/>
    <w:rsid w:val="2A52476A"/>
    <w:rsid w:val="2B6B5231"/>
    <w:rsid w:val="2CD81B3C"/>
    <w:rsid w:val="2CFE3A82"/>
    <w:rsid w:val="2D561556"/>
    <w:rsid w:val="2EC82C48"/>
    <w:rsid w:val="35886536"/>
    <w:rsid w:val="36B20BD7"/>
    <w:rsid w:val="373904E1"/>
    <w:rsid w:val="38FC7AD1"/>
    <w:rsid w:val="3A5261C6"/>
    <w:rsid w:val="3DF15571"/>
    <w:rsid w:val="3E761EF9"/>
    <w:rsid w:val="42283B68"/>
    <w:rsid w:val="43F0604C"/>
    <w:rsid w:val="44FC08BD"/>
    <w:rsid w:val="489939B5"/>
    <w:rsid w:val="4CA30499"/>
    <w:rsid w:val="4E36446C"/>
    <w:rsid w:val="4E704CA0"/>
    <w:rsid w:val="4F6A3C49"/>
    <w:rsid w:val="4FA55D4C"/>
    <w:rsid w:val="520C4646"/>
    <w:rsid w:val="52670806"/>
    <w:rsid w:val="57474391"/>
    <w:rsid w:val="593C7935"/>
    <w:rsid w:val="59F355A3"/>
    <w:rsid w:val="5A70175E"/>
    <w:rsid w:val="5AE14D89"/>
    <w:rsid w:val="5C8C5AE6"/>
    <w:rsid w:val="5EE03555"/>
    <w:rsid w:val="607D5899"/>
    <w:rsid w:val="627F5FAF"/>
    <w:rsid w:val="63BC5355"/>
    <w:rsid w:val="63DF68A7"/>
    <w:rsid w:val="64603CA2"/>
    <w:rsid w:val="64A665EE"/>
    <w:rsid w:val="65057E77"/>
    <w:rsid w:val="65D4260D"/>
    <w:rsid w:val="661F1FF1"/>
    <w:rsid w:val="68F04EED"/>
    <w:rsid w:val="6AA74F45"/>
    <w:rsid w:val="6B4662F4"/>
    <w:rsid w:val="6BC51DE3"/>
    <w:rsid w:val="6CCD6488"/>
    <w:rsid w:val="6CFD4DE0"/>
    <w:rsid w:val="6FDE0BDB"/>
    <w:rsid w:val="73573FBF"/>
    <w:rsid w:val="73A2766E"/>
    <w:rsid w:val="75612D35"/>
    <w:rsid w:val="75B07D22"/>
    <w:rsid w:val="77C637AD"/>
    <w:rsid w:val="78016C99"/>
    <w:rsid w:val="789420BD"/>
    <w:rsid w:val="78D837F2"/>
    <w:rsid w:val="7934258B"/>
    <w:rsid w:val="7AA73A19"/>
    <w:rsid w:val="7B5353D8"/>
    <w:rsid w:val="7BF32008"/>
    <w:rsid w:val="7EFC4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850E58"/>
  <w15:docId w15:val="{2B220CA0-F162-4E19-85D7-06068363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lsdException w:name="caption" w:semiHidden="1" w:unhideWhenUsed="1" w:qFormat="1"/>
    <w:lsdException w:name="Title" w:qFormat="1"/>
    <w:lsdException w:name="Default Paragraph Font" w:uiPriority="1" w:unhideWhenUsed="1"/>
    <w:lsdException w:name="Subtitle" w:qFormat="1"/>
    <w:lsdException w:name="Dat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35D54"/>
    <w:pPr>
      <w:widowControl w:val="0"/>
      <w:spacing w:beforeLines="50" w:before="50" w:afterLines="50" w:after="50" w:line="360" w:lineRule="auto"/>
      <w:jc w:val="both"/>
    </w:pPr>
    <w:rPr>
      <w:rFonts w:asciiTheme="minorHAnsi" w:hAnsiTheme="minorHAnsi"/>
      <w:kern w:val="2"/>
      <w:sz w:val="24"/>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semiHidden/>
    <w:unhideWhenUsed/>
    <w:qFormat/>
    <w:pPr>
      <w:tabs>
        <w:tab w:val="left" w:pos="3805"/>
      </w:tabs>
      <w:autoSpaceDE w:val="0"/>
      <w:autoSpaceDN w:val="0"/>
      <w:spacing w:before="240" w:after="240" w:line="240" w:lineRule="auto"/>
      <w:outlineLvl w:val="2"/>
      <w:pPrChange w:id="0" w:author="jiahong xu" w:date="2024-05-27T16:13:00Z">
        <w:pPr>
          <w:widowControl w:val="0"/>
          <w:autoSpaceDE w:val="0"/>
          <w:autoSpaceDN w:val="0"/>
          <w:spacing w:before="5"/>
          <w:ind w:left="160"/>
          <w:outlineLvl w:val="2"/>
        </w:pPr>
      </w:pPrChange>
    </w:pPr>
    <w:rPr>
      <w:rFonts w:ascii="宋体" w:eastAsia="黑体" w:hAnsi="宋体" w:cs="宋体"/>
      <w:b/>
      <w:kern w:val="0"/>
      <w:sz w:val="28"/>
      <w:szCs w:val="21"/>
      <w:rPrChange w:id="0" w:author="jiahong xu" w:date="2024-05-27T16:13:00Z">
        <w:rPr>
          <w:rFonts w:ascii="宋体" w:eastAsia="宋体" w:hAnsi="宋体" w:cs="宋体"/>
          <w:sz w:val="24"/>
          <w:szCs w:val="24"/>
          <w:lang w:val="en-US" w:eastAsia="zh-CN" w:bidi="ar-SA"/>
        </w:rPr>
      </w:rPrChang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autoSpaceDE w:val="0"/>
      <w:autoSpaceDN w:val="0"/>
      <w:jc w:val="left"/>
    </w:pPr>
    <w:rPr>
      <w:rFonts w:ascii="Arial Unicode MS" w:eastAsia="Times New Roman" w:hAnsi="Arial Unicode MS" w:cs="Arial Unicode MS"/>
      <w:kern w:val="0"/>
      <w:sz w:val="20"/>
      <w:szCs w:val="20"/>
    </w:rPr>
  </w:style>
  <w:style w:type="paragraph" w:styleId="a5">
    <w:name w:val="Date"/>
    <w:basedOn w:val="a"/>
    <w:next w:val="a"/>
    <w:link w:val="a6"/>
    <w:qFormat/>
    <w:pPr>
      <w:ind w:leftChars="2500" w:left="100"/>
    </w:p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link w:val="aa"/>
    <w:uiPriority w:val="99"/>
    <w:qFormat/>
    <w:pP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Cs w:val="24"/>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rFonts w:cs="Times New Roman"/>
      <w:b/>
      <w:bCs/>
    </w:rPr>
  </w:style>
  <w:style w:type="character" w:styleId="HTML">
    <w:name w:val="HTML Code"/>
    <w:basedOn w:val="a0"/>
    <w:qFormat/>
    <w:rPr>
      <w:rFonts w:ascii="宋体" w:eastAsia="宋体" w:hAnsi="宋体" w:cs="宋体"/>
      <w:sz w:val="24"/>
      <w:szCs w:val="24"/>
    </w:rPr>
  </w:style>
  <w:style w:type="paragraph" w:styleId="ae">
    <w:name w:val="List Paragraph"/>
    <w:basedOn w:val="a"/>
    <w:uiPriority w:val="34"/>
    <w:qFormat/>
    <w:pPr>
      <w:ind w:firstLineChars="200" w:firstLine="420"/>
    </w:pPr>
  </w:style>
  <w:style w:type="character" w:customStyle="1" w:styleId="a4">
    <w:name w:val="正文文本 字符"/>
    <w:basedOn w:val="a0"/>
    <w:link w:val="a3"/>
    <w:uiPriority w:val="1"/>
    <w:qFormat/>
    <w:rPr>
      <w:rFonts w:ascii="Arial Unicode MS" w:eastAsia="Times New Roman" w:hAnsi="Arial Unicode MS" w:cs="Arial Unicode MS"/>
      <w:kern w:val="0"/>
      <w:sz w:val="20"/>
      <w:szCs w:val="20"/>
    </w:rPr>
  </w:style>
  <w:style w:type="character" w:customStyle="1" w:styleId="mord">
    <w:name w:val="mord"/>
    <w:basedOn w:val="a0"/>
    <w:qFormat/>
    <w:rPr>
      <w:rFonts w:cs="Times New Roman"/>
    </w:rPr>
  </w:style>
  <w:style w:type="character" w:customStyle="1" w:styleId="mopen">
    <w:name w:val="mopen"/>
    <w:basedOn w:val="a0"/>
    <w:qFormat/>
    <w:rPr>
      <w:rFonts w:cs="Times New Roman"/>
    </w:rPr>
  </w:style>
  <w:style w:type="character" w:customStyle="1" w:styleId="mpunct">
    <w:name w:val="mpunct"/>
    <w:basedOn w:val="a0"/>
    <w:qFormat/>
    <w:rPr>
      <w:rFonts w:cs="Times New Roman"/>
    </w:rPr>
  </w:style>
  <w:style w:type="character" w:customStyle="1" w:styleId="mclose">
    <w:name w:val="mclose"/>
    <w:basedOn w:val="a0"/>
    <w:qFormat/>
    <w:rPr>
      <w:rFonts w:cs="Times New Roman"/>
    </w:rPr>
  </w:style>
  <w:style w:type="character" w:customStyle="1" w:styleId="mrel">
    <w:name w:val="mrel"/>
    <w:basedOn w:val="a0"/>
    <w:qFormat/>
    <w:rPr>
      <w:rFonts w:cs="Times New Roman"/>
    </w:rPr>
  </w:style>
  <w:style w:type="character" w:customStyle="1" w:styleId="mbin">
    <w:name w:val="mbin"/>
    <w:basedOn w:val="a0"/>
    <w:qFormat/>
    <w:rPr>
      <w:rFonts w:cs="Times New Roman"/>
    </w:rPr>
  </w:style>
  <w:style w:type="character" w:customStyle="1" w:styleId="vlist-s">
    <w:name w:val="vlist-s"/>
    <w:basedOn w:val="a0"/>
    <w:qFormat/>
    <w:rPr>
      <w:rFonts w:cs="Times New Roman"/>
    </w:rPr>
  </w:style>
  <w:style w:type="character" w:customStyle="1" w:styleId="mop">
    <w:name w:val="mop"/>
    <w:basedOn w:val="a0"/>
    <w:qFormat/>
    <w:rPr>
      <w:rFonts w:cs="Times New Roman"/>
    </w:rPr>
  </w:style>
  <w:style w:type="character" w:styleId="af">
    <w:name w:val="Placeholder Text"/>
    <w:basedOn w:val="a0"/>
    <w:uiPriority w:val="99"/>
    <w:semiHidden/>
    <w:qFormat/>
    <w:rPr>
      <w:rFonts w:cs="Times New Roman"/>
      <w:color w:val="666666"/>
    </w:rPr>
  </w:style>
  <w:style w:type="character" w:customStyle="1" w:styleId="aa">
    <w:name w:val="页眉 字符"/>
    <w:basedOn w:val="a0"/>
    <w:link w:val="a9"/>
    <w:uiPriority w:val="99"/>
    <w:qFormat/>
    <w:rPr>
      <w:rFonts w:cs="Times New Roman"/>
      <w:sz w:val="18"/>
      <w:szCs w:val="18"/>
    </w:rPr>
  </w:style>
  <w:style w:type="character" w:customStyle="1" w:styleId="a8">
    <w:name w:val="页脚 字符"/>
    <w:basedOn w:val="a0"/>
    <w:link w:val="a7"/>
    <w:uiPriority w:val="99"/>
    <w:qFormat/>
    <w:rPr>
      <w:rFonts w:cs="Times New Roman"/>
      <w:sz w:val="18"/>
      <w:szCs w:val="18"/>
    </w:rPr>
  </w:style>
  <w:style w:type="character" w:customStyle="1" w:styleId="100">
    <w:name w:val="10"/>
    <w:basedOn w:val="a0"/>
    <w:qFormat/>
    <w:rPr>
      <w:rFonts w:ascii="Times New Roman" w:hAnsi="Times New Roman" w:cs="Times New Roman"/>
    </w:rPr>
  </w:style>
  <w:style w:type="paragraph" w:styleId="af0">
    <w:name w:val="No Spacing"/>
    <w:uiPriority w:val="1"/>
    <w:qFormat/>
    <w:pPr>
      <w:widowControl w:val="0"/>
      <w:jc w:val="both"/>
    </w:pPr>
    <w:rPr>
      <w:rFonts w:asciiTheme="minorHAnsi" w:eastAsiaTheme="minorEastAsia" w:hAnsiTheme="minorHAnsi"/>
      <w:kern w:val="2"/>
      <w:sz w:val="21"/>
      <w:szCs w:val="22"/>
    </w:rPr>
  </w:style>
  <w:style w:type="paragraph" w:customStyle="1" w:styleId="TableParagraph">
    <w:name w:val="Table Paragraph"/>
    <w:basedOn w:val="a"/>
    <w:uiPriority w:val="1"/>
    <w:qFormat/>
    <w:pPr>
      <w:autoSpaceDE w:val="0"/>
      <w:autoSpaceDN w:val="0"/>
      <w:jc w:val="left"/>
    </w:pPr>
    <w:rPr>
      <w:rFonts w:ascii="Cambria" w:eastAsia="Cambria" w:hAnsi="Cambria" w:cs="Cambria"/>
      <w:kern w:val="0"/>
      <w:sz w:val="22"/>
    </w:rPr>
  </w:style>
  <w:style w:type="character" w:customStyle="1" w:styleId="30">
    <w:name w:val="标题 3 字符"/>
    <w:basedOn w:val="a0"/>
    <w:link w:val="3"/>
    <w:rPr>
      <w:rFonts w:ascii="宋体" w:eastAsia="黑体" w:hAnsi="宋体" w:cs="宋体"/>
      <w:b/>
      <w:sz w:val="28"/>
      <w:szCs w:val="21"/>
    </w:rPr>
  </w:style>
  <w:style w:type="character" w:customStyle="1" w:styleId="10">
    <w:name w:val="标题 1 字符"/>
    <w:basedOn w:val="a0"/>
    <w:link w:val="1"/>
    <w:uiPriority w:val="9"/>
    <w:qFormat/>
    <w:rPr>
      <w:rFonts w:cs="Times New Roman"/>
      <w:b/>
      <w:bCs/>
      <w:kern w:val="44"/>
      <w:sz w:val="44"/>
      <w:szCs w:val="44"/>
    </w:rPr>
  </w:style>
  <w:style w:type="table" w:customStyle="1" w:styleId="TableNormal">
    <w:name w:val="Table Normal"/>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11">
    <w:name w:val="修订1"/>
    <w:hidden/>
    <w:uiPriority w:val="99"/>
    <w:unhideWhenUsed/>
    <w:rPr>
      <w:rFonts w:asciiTheme="minorHAnsi" w:eastAsiaTheme="minorEastAsia" w:hAnsiTheme="minorHAnsi"/>
      <w:kern w:val="2"/>
      <w:sz w:val="21"/>
      <w:szCs w:val="22"/>
    </w:rPr>
  </w:style>
  <w:style w:type="character" w:customStyle="1" w:styleId="a6">
    <w:name w:val="日期 字符"/>
    <w:basedOn w:val="a0"/>
    <w:link w:val="a5"/>
    <w:uiPriority w:val="99"/>
    <w:semiHidden/>
    <w:rPr>
      <w:rFonts w:asciiTheme="minorHAnsi" w:eastAsiaTheme="minorEastAsia" w:hAnsiTheme="minorHAnsi"/>
      <w:kern w:val="2"/>
      <w:sz w:val="21"/>
      <w:szCs w:val="22"/>
    </w:rPr>
  </w:style>
  <w:style w:type="paragraph" w:customStyle="1" w:styleId="WPSOffice1">
    <w:name w:val="WPSOffice手动目录 1"/>
    <w:qFormat/>
  </w:style>
  <w:style w:type="paragraph" w:customStyle="1" w:styleId="WPSOffice2">
    <w:name w:val="WPSOffice手动目录 2"/>
    <w:pPr>
      <w:ind w:leftChars="200" w:left="200"/>
    </w:pPr>
  </w:style>
  <w:style w:type="character" w:customStyle="1" w:styleId="katex-mathml">
    <w:name w:val="katex-mathml"/>
    <w:basedOn w:val="a0"/>
    <w:qFormat/>
  </w:style>
  <w:style w:type="paragraph" w:customStyle="1" w:styleId="20">
    <w:name w:val="修订2"/>
    <w:hidden/>
    <w:uiPriority w:val="99"/>
    <w:unhideWhenUsed/>
    <w:rPr>
      <w:rFonts w:asciiTheme="minorHAnsi" w:hAnsiTheme="minorHAnsi"/>
      <w:kern w:val="2"/>
      <w:sz w:val="24"/>
      <w:szCs w:val="22"/>
    </w:rPr>
  </w:style>
  <w:style w:type="paragraph" w:customStyle="1" w:styleId="32">
    <w:name w:val="修订3"/>
    <w:hidden/>
    <w:uiPriority w:val="99"/>
    <w:unhideWhenUsed/>
    <w:rPr>
      <w:rFonts w:asciiTheme="minorHAnsi" w:hAnsiTheme="minorHAnsi"/>
      <w:kern w:val="2"/>
      <w:sz w:val="24"/>
      <w:szCs w:val="22"/>
    </w:rPr>
  </w:style>
  <w:style w:type="paragraph" w:styleId="TOC">
    <w:name w:val="TOC Heading"/>
    <w:basedOn w:val="1"/>
    <w:next w:val="a"/>
    <w:uiPriority w:val="39"/>
    <w:unhideWhenUsed/>
    <w:qFormat/>
    <w:rsid w:val="004965F3"/>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rsid w:val="004965F3"/>
  </w:style>
  <w:style w:type="paragraph" w:styleId="TOC2">
    <w:name w:val="toc 2"/>
    <w:basedOn w:val="a"/>
    <w:next w:val="a"/>
    <w:autoRedefine/>
    <w:uiPriority w:val="39"/>
    <w:rsid w:val="004965F3"/>
    <w:pPr>
      <w:ind w:leftChars="200" w:left="420"/>
    </w:pPr>
  </w:style>
  <w:style w:type="paragraph" w:styleId="TOC3">
    <w:name w:val="toc 3"/>
    <w:basedOn w:val="a"/>
    <w:next w:val="a"/>
    <w:autoRedefine/>
    <w:uiPriority w:val="39"/>
    <w:rsid w:val="004965F3"/>
    <w:pPr>
      <w:ind w:leftChars="400" w:left="840"/>
    </w:pPr>
  </w:style>
  <w:style w:type="character" w:styleId="af1">
    <w:name w:val="Hyperlink"/>
    <w:basedOn w:val="a0"/>
    <w:uiPriority w:val="99"/>
    <w:unhideWhenUsed/>
    <w:rsid w:val="004965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10.png"/><Relationship Id="rId39" Type="http://schemas.openxmlformats.org/officeDocument/2006/relationships/hyperlink" Target="file:///F:\&#30740;&#31350;&#29983;&#35770;&#25991;\&#23567;&#35770;&#25991;\2025&#24180;\&#20915;&#36187;&#25253;&#21578;8.11.docx" TargetMode="Externa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file:///F:\&#30740;&#31350;&#29983;&#35770;&#25991;\&#23567;&#35770;&#25991;\2025&#24180;\&#20915;&#36187;&#25253;&#21578;8.11.docx" TargetMode="External"/><Relationship Id="rId47" Type="http://schemas.openxmlformats.org/officeDocument/2006/relationships/hyperlink" Target="file:///F:\&#30740;&#31350;&#29983;&#35770;&#25991;\&#23567;&#35770;&#25991;\2025&#24180;\&#20915;&#36187;&#25253;&#21578;8.11.docx" TargetMode="External"/><Relationship Id="rId50" Type="http://schemas.openxmlformats.org/officeDocument/2006/relationships/image" Target="media/image2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file:///F:\&#30740;&#31350;&#29983;&#35770;&#25991;\&#23567;&#35770;&#25991;\2025&#24180;\&#20915;&#36187;&#25253;&#21578;8.11.docx" TargetMode="External"/><Relationship Id="rId45" Type="http://schemas.openxmlformats.org/officeDocument/2006/relationships/hyperlink" Target="file:///F:\&#30740;&#31350;&#29983;&#35770;&#25991;\&#23567;&#35770;&#25991;\2025&#24180;\&#20915;&#36187;&#25253;&#21578;8.11.docx" TargetMode="External"/><Relationship Id="rId53" Type="http://schemas.microsoft.com/office/2011/relationships/people" Target="people.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file:///F:\&#30740;&#31350;&#29983;&#35770;&#25991;\&#23567;&#35770;&#25991;\2025&#24180;\&#20915;&#36187;&#25253;&#21578;8.11.docx"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file:///F:\&#30740;&#31350;&#29983;&#35770;&#25991;\&#23567;&#35770;&#25991;\2025&#24180;\&#20915;&#36187;&#25253;&#21578;8.11.docx" TargetMode="External"/><Relationship Id="rId48" Type="http://schemas.openxmlformats.org/officeDocument/2006/relationships/chart" Target="charts/chart1.xml"/><Relationship Id="rId8" Type="http://schemas.openxmlformats.org/officeDocument/2006/relationships/endnotes" Target="endnotes.xml"/><Relationship Id="rId51" Type="http://schemas.openxmlformats.org/officeDocument/2006/relationships/image" Target="media/image23.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file:///F:\&#30740;&#31350;&#29983;&#35770;&#25991;\&#23567;&#35770;&#25991;\2025&#24180;\&#20915;&#36187;&#25253;&#21578;8.11.docx" TargetMode="External"/><Relationship Id="rId46" Type="http://schemas.openxmlformats.org/officeDocument/2006/relationships/hyperlink" Target="file:///F:\&#30740;&#31350;&#29983;&#35770;&#25991;\&#23567;&#35770;&#25991;\2025&#24180;\&#20915;&#36187;&#25253;&#21578;8.11.docx" TargetMode="External"/><Relationship Id="rId20" Type="http://schemas.openxmlformats.org/officeDocument/2006/relationships/image" Target="media/image4.png"/><Relationship Id="rId41" Type="http://schemas.openxmlformats.org/officeDocument/2006/relationships/hyperlink" Target="file:///F:\&#30740;&#31350;&#29983;&#35770;&#25991;\&#23567;&#35770;&#25991;\2025&#24180;\&#20915;&#36187;&#25253;&#21578;8.11.docx"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不同方法的性能指标对比</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Acc</c:v>
                </c:pt>
              </c:strCache>
            </c:strRef>
          </c:tx>
          <c:spPr>
            <a:solidFill>
              <a:schemeClr val="accent1"/>
            </a:solidFill>
            <a:ln>
              <a:noFill/>
            </a:ln>
            <a:effectLst/>
          </c:spPr>
          <c:invertIfNegative val="0"/>
          <c:dLbls>
            <c:dLbl>
              <c:idx val="0"/>
              <c:layout>
                <c:manualLayout>
                  <c:x val="-2.3072486060373008E-2"/>
                  <c:y val="3.719546215361657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380-453E-9403-CE294EA178AD}"/>
                </c:ext>
              </c:extLst>
            </c:dLbl>
            <c:dLbl>
              <c:idx val="1"/>
              <c:layout>
                <c:manualLayout>
                  <c:x val="-2.1149778888675256E-2"/>
                  <c:y val="-3.4095446433975807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380-453E-9403-CE294EA178AD}"/>
                </c:ext>
              </c:extLst>
            </c:dLbl>
            <c:dLbl>
              <c:idx val="2"/>
              <c:layout>
                <c:manualLayout>
                  <c:x val="-1.1536243030186502E-2"/>
                  <c:y val="-4.463455458434070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380-453E-9403-CE294EA178AD}"/>
                </c:ext>
              </c:extLst>
            </c:dLbl>
            <c:dLbl>
              <c:idx val="3"/>
              <c:layout>
                <c:manualLayout>
                  <c:x val="-5.7681215150933215E-3"/>
                  <c:y val="-4.4634408145513331E-2"/>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5.1788193366811654E-2"/>
                      <c:h val="5.6481455719095172E-2"/>
                    </c:manualLayout>
                  </c15:layout>
                </c:ext>
                <c:ext xmlns:c16="http://schemas.microsoft.com/office/drawing/2014/chart" uri="{C3380CC4-5D6E-409C-BE32-E72D297353CC}">
                  <c16:uniqueId val="{00000003-D380-453E-9403-CE294EA178AD}"/>
                </c:ext>
              </c:extLst>
            </c:dLbl>
            <c:dLbl>
              <c:idx val="4"/>
              <c:layout>
                <c:manualLayout>
                  <c:x val="0"/>
                  <c:y val="-5.207364701506415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380-453E-9403-CE294EA178AD}"/>
                </c:ext>
              </c:extLst>
            </c:dLbl>
            <c:dLbl>
              <c:idx val="5"/>
              <c:layout>
                <c:manualLayout>
                  <c:x val="-1.4099689711631446E-16"/>
                  <c:y val="-4.83541007997024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380-453E-9403-CE294EA178AD}"/>
                </c:ext>
              </c:extLst>
            </c:dLbl>
            <c:dLbl>
              <c:idx val="6"/>
              <c:layout>
                <c:manualLayout>
                  <c:x val="0"/>
                  <c:y val="-4.463455458434072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380-453E-9403-CE294EA178A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(Medina et al.2020)</c:v>
                </c:pt>
                <c:pt idx="1">
                  <c:v>(Choi and Ko 2021)</c:v>
                </c:pt>
                <c:pt idx="2">
                  <c:v>(Shang et al.2021)</c:v>
                </c:pt>
                <c:pt idx="3">
                  <c:v>(T.Devi.2022)</c:v>
                </c:pt>
                <c:pt idx="4">
                  <c:v>(Official-NV.2024)</c:v>
                </c:pt>
                <c:pt idx="5">
                  <c:v>原模型架构(2023)</c:v>
                </c:pt>
                <c:pt idx="6">
                  <c:v>SV-Shield</c:v>
                </c:pt>
              </c:strCache>
            </c:strRef>
          </c:cat>
          <c:val>
            <c:numRef>
              <c:f>Sheet1!$B$2:$B$8</c:f>
              <c:numCache>
                <c:formatCode>General</c:formatCode>
                <c:ptCount val="7"/>
                <c:pt idx="0">
                  <c:v>71.34</c:v>
                </c:pt>
                <c:pt idx="1">
                  <c:v>75.45</c:v>
                </c:pt>
                <c:pt idx="2">
                  <c:v>75.12</c:v>
                </c:pt>
                <c:pt idx="3">
                  <c:v>78.12</c:v>
                </c:pt>
                <c:pt idx="4">
                  <c:v>79.209999999999994</c:v>
                </c:pt>
                <c:pt idx="5">
                  <c:v>79.19</c:v>
                </c:pt>
                <c:pt idx="6">
                  <c:v>81.93</c:v>
                </c:pt>
              </c:numCache>
            </c:numRef>
          </c:val>
          <c:extLst>
            <c:ext xmlns:c16="http://schemas.microsoft.com/office/drawing/2014/chart" uri="{C3380CC4-5D6E-409C-BE32-E72D297353CC}">
              <c16:uniqueId val="{00000007-D380-453E-9403-CE294EA178AD}"/>
            </c:ext>
          </c:extLst>
        </c:ser>
        <c:ser>
          <c:idx val="1"/>
          <c:order val="1"/>
          <c:tx>
            <c:strRef>
              <c:f>Sheet1!$C$1</c:f>
              <c:strCache>
                <c:ptCount val="1"/>
                <c:pt idx="0">
                  <c:v>F1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(Medina et al.2020)</c:v>
                </c:pt>
                <c:pt idx="1">
                  <c:v>(Choi and Ko 2021)</c:v>
                </c:pt>
                <c:pt idx="2">
                  <c:v>(Shang et al.2021)</c:v>
                </c:pt>
                <c:pt idx="3">
                  <c:v>(T.Devi.2022)</c:v>
                </c:pt>
                <c:pt idx="4">
                  <c:v>(Official-NV.2024)</c:v>
                </c:pt>
                <c:pt idx="5">
                  <c:v>原模型架构(2023)</c:v>
                </c:pt>
                <c:pt idx="6">
                  <c:v>SV-Shield</c:v>
                </c:pt>
              </c:strCache>
            </c:strRef>
          </c:cat>
          <c:val>
            <c:numRef>
              <c:f>Sheet1!$C$2:$C$8</c:f>
              <c:numCache>
                <c:formatCode>General</c:formatCode>
                <c:ptCount val="7"/>
                <c:pt idx="0">
                  <c:v>71.14</c:v>
                </c:pt>
                <c:pt idx="1">
                  <c:v>75.05</c:v>
                </c:pt>
                <c:pt idx="2">
                  <c:v>75.03</c:v>
                </c:pt>
                <c:pt idx="3">
                  <c:v>78.03</c:v>
                </c:pt>
                <c:pt idx="4">
                  <c:v>79.430000000000007</c:v>
                </c:pt>
                <c:pt idx="5">
                  <c:v>79.23</c:v>
                </c:pt>
                <c:pt idx="6">
                  <c:v>81.92</c:v>
                </c:pt>
              </c:numCache>
            </c:numRef>
          </c:val>
          <c:extLst>
            <c:ext xmlns:c16="http://schemas.microsoft.com/office/drawing/2014/chart" uri="{C3380CC4-5D6E-409C-BE32-E72D297353CC}">
              <c16:uniqueId val="{00000008-D380-453E-9403-CE294EA178AD}"/>
            </c:ext>
          </c:extLst>
        </c:ser>
        <c:ser>
          <c:idx val="2"/>
          <c:order val="2"/>
          <c:tx>
            <c:strRef>
              <c:f>Sheet1!$D$1</c:f>
              <c:strCache>
                <c:ptCount val="1"/>
                <c:pt idx="0">
                  <c:v>Prec.</c:v>
                </c:pt>
              </c:strCache>
            </c:strRef>
          </c:tx>
          <c:spPr>
            <a:solidFill>
              <a:schemeClr val="accent3"/>
            </a:solidFill>
            <a:ln>
              <a:noFill/>
            </a:ln>
            <a:effectLst/>
          </c:spPr>
          <c:invertIfNegative val="0"/>
          <c:dLbls>
            <c:dLbl>
              <c:idx val="0"/>
              <c:layout>
                <c:manualLayout>
                  <c:x val="0"/>
                  <c:y val="-3.34759159382555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380-453E-9403-CE294EA178AD}"/>
                </c:ext>
              </c:extLst>
            </c:dLbl>
            <c:dLbl>
              <c:idx val="2"/>
              <c:layout>
                <c:manualLayout>
                  <c:x val="0"/>
                  <c:y val="-3.719546215361729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D380-453E-9403-CE294EA178AD}"/>
                </c:ext>
              </c:extLst>
            </c:dLbl>
            <c:dLbl>
              <c:idx val="3"/>
              <c:layout>
                <c:manualLayout>
                  <c:x val="-7.0498448558157232E-17"/>
                  <c:y val="-4.835410079970246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D380-453E-9403-CE294EA178AD}"/>
                </c:ext>
              </c:extLst>
            </c:dLbl>
            <c:dLbl>
              <c:idx val="4"/>
              <c:layout>
                <c:manualLayout>
                  <c:x val="1.9227071716976095E-3"/>
                  <c:y val="-4.463455458434069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D380-453E-9403-CE294EA178AD}"/>
                </c:ext>
              </c:extLst>
            </c:dLbl>
            <c:dLbl>
              <c:idx val="5"/>
              <c:layout>
                <c:manualLayout>
                  <c:x val="1.9227071716976095E-3"/>
                  <c:y val="-4.83541007997024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D380-453E-9403-CE294EA178AD}"/>
                </c:ext>
              </c:extLst>
            </c:dLbl>
            <c:dLbl>
              <c:idx val="6"/>
              <c:layout>
                <c:manualLayout>
                  <c:x val="1.9227071716977505E-3"/>
                  <c:y val="-4.091500836897900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D380-453E-9403-CE294EA178A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(Medina et al.2020)</c:v>
                </c:pt>
                <c:pt idx="1">
                  <c:v>(Choi and Ko 2021)</c:v>
                </c:pt>
                <c:pt idx="2">
                  <c:v>(Shang et al.2021)</c:v>
                </c:pt>
                <c:pt idx="3">
                  <c:v>(T.Devi.2022)</c:v>
                </c:pt>
                <c:pt idx="4">
                  <c:v>(Official-NV.2024)</c:v>
                </c:pt>
                <c:pt idx="5">
                  <c:v>原模型架构(2023)</c:v>
                </c:pt>
                <c:pt idx="6">
                  <c:v>SV-Shield</c:v>
                </c:pt>
              </c:strCache>
            </c:strRef>
          </c:cat>
          <c:val>
            <c:numRef>
              <c:f>Sheet1!$D$2:$D$8</c:f>
              <c:numCache>
                <c:formatCode>General</c:formatCode>
                <c:ptCount val="7"/>
                <c:pt idx="0">
                  <c:v>71.540000000000006</c:v>
                </c:pt>
                <c:pt idx="1">
                  <c:v>76.25</c:v>
                </c:pt>
                <c:pt idx="2">
                  <c:v>75.430000000000007</c:v>
                </c:pt>
                <c:pt idx="3">
                  <c:v>78.430000000000007</c:v>
                </c:pt>
                <c:pt idx="4">
                  <c:v>79.459999999999994</c:v>
                </c:pt>
                <c:pt idx="5">
                  <c:v>79.260000000000005</c:v>
                </c:pt>
                <c:pt idx="6">
                  <c:v>81.95</c:v>
                </c:pt>
              </c:numCache>
            </c:numRef>
          </c:val>
          <c:extLst>
            <c:ext xmlns:c16="http://schemas.microsoft.com/office/drawing/2014/chart" uri="{C3380CC4-5D6E-409C-BE32-E72D297353CC}">
              <c16:uniqueId val="{0000000F-D380-453E-9403-CE294EA178AD}"/>
            </c:ext>
          </c:extLst>
        </c:ser>
        <c:ser>
          <c:idx val="3"/>
          <c:order val="3"/>
          <c:tx>
            <c:strRef>
              <c:f>Sheet1!$E$1</c:f>
              <c:strCache>
                <c:ptCount val="1"/>
                <c:pt idx="0">
                  <c:v>Recall</c:v>
                </c:pt>
              </c:strCache>
            </c:strRef>
          </c:tx>
          <c:spPr>
            <a:solidFill>
              <a:schemeClr val="accent4"/>
            </a:solidFill>
            <a:ln>
              <a:noFill/>
            </a:ln>
            <a:effectLst/>
          </c:spPr>
          <c:invertIfNegative val="0"/>
          <c:dLbls>
            <c:dLbl>
              <c:idx val="6"/>
              <c:tx>
                <c:rich>
                  <a:bodyPr/>
                  <a:lstStyle/>
                  <a:p>
                    <a:r>
                      <a:rPr lang="en-US" altLang="zh-CN"/>
                      <a:t>81.98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D380-453E-9403-CE294EA178A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(Medina et al.2020)</c:v>
                </c:pt>
                <c:pt idx="1">
                  <c:v>(Choi and Ko 2021)</c:v>
                </c:pt>
                <c:pt idx="2">
                  <c:v>(Shang et al.2021)</c:v>
                </c:pt>
                <c:pt idx="3">
                  <c:v>(T.Devi.2022)</c:v>
                </c:pt>
                <c:pt idx="4">
                  <c:v>(Official-NV.2024)</c:v>
                </c:pt>
                <c:pt idx="5">
                  <c:v>原模型架构(2023)</c:v>
                </c:pt>
                <c:pt idx="6">
                  <c:v>SV-Shield</c:v>
                </c:pt>
              </c:strCache>
            </c:strRef>
          </c:cat>
          <c:val>
            <c:numRef>
              <c:f>Sheet1!$E$2:$E$8</c:f>
              <c:numCache>
                <c:formatCode>General</c:formatCode>
                <c:ptCount val="7"/>
                <c:pt idx="0">
                  <c:v>70.89</c:v>
                </c:pt>
                <c:pt idx="1">
                  <c:v>74.89</c:v>
                </c:pt>
                <c:pt idx="2">
                  <c:v>75.44</c:v>
                </c:pt>
                <c:pt idx="3">
                  <c:v>78.44</c:v>
                </c:pt>
                <c:pt idx="4">
                  <c:v>79.540000000000006</c:v>
                </c:pt>
                <c:pt idx="5">
                  <c:v>79.040000000000006</c:v>
                </c:pt>
                <c:pt idx="6">
                  <c:v>81.998000000000005</c:v>
                </c:pt>
              </c:numCache>
            </c:numRef>
          </c:val>
          <c:extLst>
            <c:ext xmlns:c16="http://schemas.microsoft.com/office/drawing/2014/chart" uri="{C3380CC4-5D6E-409C-BE32-E72D297353CC}">
              <c16:uniqueId val="{00000011-D380-453E-9403-CE294EA178AD}"/>
            </c:ext>
          </c:extLst>
        </c:ser>
        <c:dLbls>
          <c:dLblPos val="outEnd"/>
          <c:showLegendKey val="0"/>
          <c:showVal val="1"/>
          <c:showCatName val="0"/>
          <c:showSerName val="0"/>
          <c:showPercent val="0"/>
          <c:showBubbleSize val="0"/>
        </c:dLbls>
        <c:gapWidth val="219"/>
        <c:overlap val="-27"/>
        <c:axId val="326621615"/>
        <c:axId val="326604815"/>
      </c:barChart>
      <c:catAx>
        <c:axId val="326621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6604815"/>
        <c:crosses val="autoZero"/>
        <c:auto val="1"/>
        <c:lblAlgn val="ctr"/>
        <c:lblOffset val="100"/>
        <c:noMultiLvlLbl val="0"/>
      </c:catAx>
      <c:valAx>
        <c:axId val="3266048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66216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消融实验</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Acc</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无</c:v>
                </c:pt>
                <c:pt idx="1">
                  <c:v>用户信息</c:v>
                </c:pt>
                <c:pt idx="2">
                  <c:v>评论</c:v>
                </c:pt>
                <c:pt idx="3">
                  <c:v>用户信息+评论</c:v>
                </c:pt>
              </c:strCache>
            </c:strRef>
          </c:cat>
          <c:val>
            <c:numRef>
              <c:f>Sheet1!$B$2:$B$5</c:f>
              <c:numCache>
                <c:formatCode>General</c:formatCode>
                <c:ptCount val="4"/>
                <c:pt idx="0">
                  <c:v>0.80393999999999999</c:v>
                </c:pt>
                <c:pt idx="1">
                  <c:v>0.80561000000000005</c:v>
                </c:pt>
                <c:pt idx="2">
                  <c:v>0.80393999999999999</c:v>
                </c:pt>
                <c:pt idx="3">
                  <c:v>0.81469999999999998</c:v>
                </c:pt>
              </c:numCache>
            </c:numRef>
          </c:val>
          <c:extLst>
            <c:ext xmlns:c16="http://schemas.microsoft.com/office/drawing/2014/chart" uri="{C3380CC4-5D6E-409C-BE32-E72D297353CC}">
              <c16:uniqueId val="{00000000-E99D-4839-B91E-A8E4887C28FC}"/>
            </c:ext>
          </c:extLst>
        </c:ser>
        <c:ser>
          <c:idx val="1"/>
          <c:order val="1"/>
          <c:tx>
            <c:strRef>
              <c:f>Sheet1!$C$1</c:f>
              <c:strCache>
                <c:ptCount val="1"/>
                <c:pt idx="0">
                  <c:v>F1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无</c:v>
                </c:pt>
                <c:pt idx="1">
                  <c:v>用户信息</c:v>
                </c:pt>
                <c:pt idx="2">
                  <c:v>评论</c:v>
                </c:pt>
                <c:pt idx="3">
                  <c:v>用户信息+评论</c:v>
                </c:pt>
              </c:strCache>
            </c:strRef>
          </c:cat>
          <c:val>
            <c:numRef>
              <c:f>Sheet1!$C$2:$C$5</c:f>
              <c:numCache>
                <c:formatCode>General</c:formatCode>
                <c:ptCount val="4"/>
                <c:pt idx="0">
                  <c:v>0.79654999999999998</c:v>
                </c:pt>
                <c:pt idx="1">
                  <c:v>0.79790000000000005</c:v>
                </c:pt>
                <c:pt idx="2">
                  <c:v>0.79618999999999995</c:v>
                </c:pt>
                <c:pt idx="3">
                  <c:v>0.80730000000000002</c:v>
                </c:pt>
              </c:numCache>
            </c:numRef>
          </c:val>
          <c:extLst>
            <c:ext xmlns:c16="http://schemas.microsoft.com/office/drawing/2014/chart" uri="{C3380CC4-5D6E-409C-BE32-E72D297353CC}">
              <c16:uniqueId val="{00000001-E99D-4839-B91E-A8E4887C28FC}"/>
            </c:ext>
          </c:extLst>
        </c:ser>
        <c:ser>
          <c:idx val="2"/>
          <c:order val="2"/>
          <c:tx>
            <c:strRef>
              <c:f>Sheet1!$D$1</c:f>
              <c:strCache>
                <c:ptCount val="1"/>
                <c:pt idx="0">
                  <c:v>Prec.</c:v>
                </c:pt>
              </c:strCache>
            </c:strRef>
          </c:tx>
          <c:spPr>
            <a:solidFill>
              <a:schemeClr val="accent3"/>
            </a:solidFill>
            <a:ln>
              <a:noFill/>
            </a:ln>
            <a:effectLst/>
          </c:spPr>
          <c:invertIfNegative val="0"/>
          <c:dLbls>
            <c:dLbl>
              <c:idx val="3"/>
              <c:layout>
                <c:manualLayout>
                  <c:x val="-2.3148148148149847E-3"/>
                  <c:y val="-5.158730158730158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99D-4839-B91E-A8E4887C28F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无</c:v>
                </c:pt>
                <c:pt idx="1">
                  <c:v>用户信息</c:v>
                </c:pt>
                <c:pt idx="2">
                  <c:v>评论</c:v>
                </c:pt>
                <c:pt idx="3">
                  <c:v>用户信息+评论</c:v>
                </c:pt>
              </c:strCache>
            </c:strRef>
          </c:cat>
          <c:val>
            <c:numRef>
              <c:f>Sheet1!$D$2:$D$5</c:f>
              <c:numCache>
                <c:formatCode>General</c:formatCode>
                <c:ptCount val="4"/>
                <c:pt idx="0">
                  <c:v>0.80544000000000004</c:v>
                </c:pt>
                <c:pt idx="1">
                  <c:v>0.81257000000000001</c:v>
                </c:pt>
                <c:pt idx="2">
                  <c:v>0.80986999999999998</c:v>
                </c:pt>
                <c:pt idx="3">
                  <c:v>0.82086000000000003</c:v>
                </c:pt>
              </c:numCache>
            </c:numRef>
          </c:val>
          <c:extLst>
            <c:ext xmlns:c16="http://schemas.microsoft.com/office/drawing/2014/chart" uri="{C3380CC4-5D6E-409C-BE32-E72D297353CC}">
              <c16:uniqueId val="{00000003-E99D-4839-B91E-A8E4887C28FC}"/>
            </c:ext>
          </c:extLst>
        </c:ser>
        <c:ser>
          <c:idx val="3"/>
          <c:order val="3"/>
          <c:tx>
            <c:strRef>
              <c:f>Sheet1!$E$1</c:f>
              <c:strCache>
                <c:ptCount val="1"/>
                <c:pt idx="0">
                  <c:v>Recall</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无</c:v>
                </c:pt>
                <c:pt idx="1">
                  <c:v>用户信息</c:v>
                </c:pt>
                <c:pt idx="2">
                  <c:v>评论</c:v>
                </c:pt>
                <c:pt idx="3">
                  <c:v>用户信息+评论</c:v>
                </c:pt>
              </c:strCache>
            </c:strRef>
          </c:cat>
          <c:val>
            <c:numRef>
              <c:f>Sheet1!$E$2:$E$5</c:f>
              <c:numCache>
                <c:formatCode>General</c:formatCode>
                <c:ptCount val="4"/>
                <c:pt idx="0">
                  <c:v>0.79249000000000003</c:v>
                </c:pt>
                <c:pt idx="1">
                  <c:v>0.79330999999999996</c:v>
                </c:pt>
                <c:pt idx="2">
                  <c:v>0.79193999999999998</c:v>
                </c:pt>
                <c:pt idx="3">
                  <c:v>0.82084000000000001</c:v>
                </c:pt>
              </c:numCache>
            </c:numRef>
          </c:val>
          <c:extLst>
            <c:ext xmlns:c16="http://schemas.microsoft.com/office/drawing/2014/chart" uri="{C3380CC4-5D6E-409C-BE32-E72D297353CC}">
              <c16:uniqueId val="{00000004-E99D-4839-B91E-A8E4887C28FC}"/>
            </c:ext>
          </c:extLst>
        </c:ser>
        <c:dLbls>
          <c:dLblPos val="outEnd"/>
          <c:showLegendKey val="0"/>
          <c:showVal val="1"/>
          <c:showCatName val="0"/>
          <c:showSerName val="0"/>
          <c:showPercent val="0"/>
          <c:showBubbleSize val="0"/>
        </c:dLbls>
        <c:gapWidth val="219"/>
        <c:overlap val="-27"/>
        <c:axId val="327609855"/>
        <c:axId val="327611775"/>
      </c:barChart>
      <c:catAx>
        <c:axId val="327609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7611775"/>
        <c:crosses val="autoZero"/>
        <c:auto val="1"/>
        <c:lblAlgn val="ctr"/>
        <c:lblOffset val="100"/>
        <c:noMultiLvlLbl val="0"/>
      </c:catAx>
      <c:valAx>
        <c:axId val="3276117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7609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9F0B14B-E2B9-46F7-83F8-2C7CE35C4AF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4021</Words>
  <Characters>22924</Characters>
  <Application>Microsoft Office Word</Application>
  <DocSecurity>0</DocSecurity>
  <Lines>191</Lines>
  <Paragraphs>53</Paragraphs>
  <ScaleCrop>false</ScaleCrop>
  <Company/>
  <LinksUpToDate>false</LinksUpToDate>
  <CharactersWithSpaces>26892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子旋 周</cp:lastModifiedBy>
  <cp:revision>2</cp:revision>
  <cp:lastPrinted>2024-06-08T11:43:00Z</cp:lastPrinted>
  <dcterms:created xsi:type="dcterms:W3CDTF">2025-04-13T09:40:00Z</dcterms:created>
  <dcterms:modified xsi:type="dcterms:W3CDTF">2025-04-13T09:40:00Z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52B21E9B6C5E4687BC3AACA4017D89DB_13</vt:lpwstr>
  </property>
</Properties>
</file>